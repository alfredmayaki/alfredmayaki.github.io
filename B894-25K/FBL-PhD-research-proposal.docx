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8AD9" w14:textId="77777777" w:rsidR="00857765" w:rsidRPr="00857765" w:rsidRDefault="00857765" w:rsidP="00C6713D">
      <w:pPr>
        <w:contextualSpacing/>
        <w:jc w:val="both"/>
        <w:rPr>
          <w:rFonts w:ascii="CMU Sans Serif" w:hAnsi="CMU Sans Serif" w:cs="CMU Sans Serif"/>
        </w:rPr>
      </w:pPr>
    </w:p>
    <w:p w14:paraId="4EFC29BE" w14:textId="77777777" w:rsidR="00857765" w:rsidRPr="00857765" w:rsidRDefault="00857765" w:rsidP="00C6713D">
      <w:pPr>
        <w:contextualSpacing/>
        <w:jc w:val="both"/>
        <w:rPr>
          <w:rFonts w:ascii="CMU Sans Serif" w:hAnsi="CMU Sans Serif" w:cs="CMU Sans Serif"/>
        </w:rPr>
      </w:pPr>
    </w:p>
    <w:p w14:paraId="6413431F" w14:textId="77777777" w:rsidR="00857765" w:rsidRPr="00857765" w:rsidRDefault="00857765" w:rsidP="00C6713D">
      <w:pPr>
        <w:contextualSpacing/>
        <w:jc w:val="both"/>
        <w:rPr>
          <w:rFonts w:ascii="CMU Sans Serif" w:hAnsi="CMU Sans Serif" w:cs="CMU Sans Serif"/>
        </w:rPr>
      </w:pPr>
    </w:p>
    <w:p w14:paraId="7E2EB6A7" w14:textId="46051D2E" w:rsidR="00857765" w:rsidRDefault="00490A56" w:rsidP="00C6713D">
      <w:pPr>
        <w:contextualSpacing/>
        <w:jc w:val="both"/>
        <w:rPr>
          <w:rFonts w:ascii="CMU Sans Serif" w:hAnsi="CMU Sans Serif" w:cs="CMU Sans Serif"/>
          <w:b/>
          <w:bCs/>
        </w:rPr>
      </w:pPr>
      <w:ins w:id="0" w:author="Alfred Anate Bodurin Mayaki" w:date="2026-01-12T17:02:00Z" w16du:dateUtc="2026-01-12T17:02:00Z">
        <w:r>
          <w:rPr>
            <w:rFonts w:ascii="CMU Sans Serif" w:hAnsi="CMU Sans Serif" w:cs="CMU Sans Serif"/>
            <w:b/>
            <w:bCs/>
          </w:rPr>
          <w:t>B</w:t>
        </w:r>
      </w:ins>
      <w:ins w:id="1" w:author="Alfred Anate Bodurin Mayaki" w:date="2026-01-12T17:03:00Z" w16du:dateUtc="2026-01-12T17:03:00Z">
        <w:r>
          <w:rPr>
            <w:rFonts w:ascii="CMU Sans Serif" w:hAnsi="CMU Sans Serif" w:cs="CMU Sans Serif"/>
            <w:b/>
            <w:bCs/>
          </w:rPr>
          <w:t xml:space="preserve">894: </w:t>
        </w:r>
      </w:ins>
      <w:r w:rsidR="009D0FA8" w:rsidRPr="00811C16">
        <w:rPr>
          <w:rFonts w:ascii="CMU Sans Serif" w:hAnsi="CMU Sans Serif" w:cs="CMU Sans Serif"/>
          <w:b/>
          <w:bCs/>
        </w:rPr>
        <w:t>MSc</w:t>
      </w:r>
      <w:ins w:id="2" w:author="Alfred Anate Bodurin Mayaki" w:date="2026-01-12T17:02:00Z" w16du:dateUtc="2026-01-12T17:02:00Z">
        <w:r>
          <w:rPr>
            <w:rFonts w:ascii="CMU Sans Serif" w:hAnsi="CMU Sans Serif" w:cs="CMU Sans Serif"/>
            <w:b/>
            <w:bCs/>
          </w:rPr>
          <w:t xml:space="preserve"> Research</w:t>
        </w:r>
      </w:ins>
      <w:r w:rsidR="00B4347F">
        <w:rPr>
          <w:rFonts w:ascii="CMU Sans Serif" w:hAnsi="CMU Sans Serif" w:cs="CMU Sans Serif"/>
          <w:b/>
          <w:bCs/>
        </w:rPr>
        <w:t xml:space="preserve"> </w:t>
      </w:r>
      <w:del w:id="3" w:author="Alfred Anate Bodurin Mayaki" w:date="2026-01-12T17:02:00Z" w16du:dateUtc="2026-01-12T17:02:00Z">
        <w:r w:rsidR="00B4347F" w:rsidDel="00490A56">
          <w:rPr>
            <w:rFonts w:ascii="CMU Sans Serif" w:hAnsi="CMU Sans Serif" w:cs="CMU Sans Serif"/>
            <w:b/>
            <w:bCs/>
          </w:rPr>
          <w:delText xml:space="preserve">Thesis </w:delText>
        </w:r>
      </w:del>
      <w:ins w:id="4" w:author="Alfred Anate Bodurin Mayaki" w:date="2026-01-13T20:59:00Z" w16du:dateUtc="2026-01-13T20:59:00Z">
        <w:r w:rsidR="00506E81">
          <w:rPr>
            <w:rFonts w:ascii="CMU Sans Serif" w:hAnsi="CMU Sans Serif" w:cs="CMU Sans Serif"/>
            <w:b/>
            <w:bCs/>
          </w:rPr>
          <w:t>Dissertation</w:t>
        </w:r>
      </w:ins>
      <w:del w:id="5" w:author="Alfred Anate Bodurin Mayaki" w:date="2026-01-13T20:59:00Z" w16du:dateUtc="2026-01-13T20:59:00Z">
        <w:r w:rsidR="00B4347F" w:rsidDel="00506E81">
          <w:rPr>
            <w:rFonts w:ascii="CMU Sans Serif" w:hAnsi="CMU Sans Serif" w:cs="CMU Sans Serif"/>
            <w:b/>
            <w:bCs/>
          </w:rPr>
          <w:delText>Plan</w:delText>
        </w:r>
      </w:del>
    </w:p>
    <w:p w14:paraId="5DB89645" w14:textId="77777777" w:rsidR="002A000D" w:rsidRDefault="002A000D" w:rsidP="00C6713D">
      <w:pPr>
        <w:contextualSpacing/>
        <w:jc w:val="both"/>
        <w:rPr>
          <w:rFonts w:ascii="CMU Sans Serif" w:hAnsi="CMU Sans Serif" w:cs="CMU Sans Serif"/>
          <w:b/>
          <w:bCs/>
        </w:rPr>
      </w:pPr>
    </w:p>
    <w:p w14:paraId="01E8B50C" w14:textId="2D8F6B24" w:rsidR="002A000D" w:rsidRDefault="002A000D" w:rsidP="00C6713D">
      <w:pPr>
        <w:contextualSpacing/>
        <w:jc w:val="both"/>
        <w:rPr>
          <w:rFonts w:ascii="CMU Sans Serif" w:hAnsi="CMU Sans Serif" w:cs="CMU Sans Serif"/>
          <w:sz w:val="28"/>
          <w:szCs w:val="28"/>
        </w:rPr>
      </w:pPr>
      <w:r w:rsidRPr="002A000D">
        <w:rPr>
          <w:rFonts w:ascii="CMU Sans Serif" w:hAnsi="CMU Sans Serif" w:cs="CMU Sans Serif"/>
          <w:sz w:val="28"/>
          <w:szCs w:val="28"/>
        </w:rPr>
        <w:t>Neurodiversity</w:t>
      </w:r>
      <w:r w:rsidR="00FC497B">
        <w:rPr>
          <w:rFonts w:ascii="CMU Sans Serif" w:hAnsi="CMU Sans Serif" w:cs="CMU Sans Serif"/>
          <w:sz w:val="28"/>
          <w:szCs w:val="28"/>
        </w:rPr>
        <w:t xml:space="preserve"> &amp; Applicant Attraction</w:t>
      </w:r>
      <w:r w:rsidRPr="002A000D">
        <w:rPr>
          <w:rFonts w:ascii="CMU Sans Serif" w:hAnsi="CMU Sans Serif" w:cs="CMU Sans Serif"/>
          <w:sz w:val="28"/>
          <w:szCs w:val="28"/>
        </w:rPr>
        <w:t xml:space="preserve">: Do SHRM </w:t>
      </w:r>
      <w:r w:rsidR="003A52EB">
        <w:rPr>
          <w:rFonts w:ascii="CMU Sans Serif" w:hAnsi="CMU Sans Serif" w:cs="CMU Sans Serif"/>
          <w:sz w:val="28"/>
          <w:szCs w:val="28"/>
        </w:rPr>
        <w:t>C</w:t>
      </w:r>
      <w:r w:rsidRPr="002A000D">
        <w:rPr>
          <w:rFonts w:ascii="CMU Sans Serif" w:hAnsi="CMU Sans Serif" w:cs="CMU Sans Serif"/>
          <w:sz w:val="28"/>
          <w:szCs w:val="28"/>
        </w:rPr>
        <w:t xml:space="preserve">hoices </w:t>
      </w:r>
      <w:r w:rsidR="003A52EB">
        <w:rPr>
          <w:rFonts w:ascii="CMU Sans Serif" w:hAnsi="CMU Sans Serif" w:cs="CMU Sans Serif"/>
          <w:sz w:val="28"/>
          <w:szCs w:val="28"/>
        </w:rPr>
        <w:t>S</w:t>
      </w:r>
      <w:r w:rsidRPr="002A000D">
        <w:rPr>
          <w:rFonts w:ascii="CMU Sans Serif" w:hAnsi="CMU Sans Serif" w:cs="CMU Sans Serif"/>
          <w:sz w:val="28"/>
          <w:szCs w:val="28"/>
        </w:rPr>
        <w:t xml:space="preserve">ubstantially </w:t>
      </w:r>
      <w:r w:rsidR="003A52EB">
        <w:rPr>
          <w:rFonts w:ascii="CMU Sans Serif" w:hAnsi="CMU Sans Serif" w:cs="CMU Sans Serif"/>
          <w:sz w:val="28"/>
          <w:szCs w:val="28"/>
        </w:rPr>
        <w:t>I</w:t>
      </w:r>
      <w:r w:rsidRPr="002A000D">
        <w:rPr>
          <w:rFonts w:ascii="CMU Sans Serif" w:hAnsi="CMU Sans Serif" w:cs="CMU Sans Serif"/>
          <w:sz w:val="28"/>
          <w:szCs w:val="28"/>
        </w:rPr>
        <w:t xml:space="preserve">nfluence </w:t>
      </w:r>
      <w:r w:rsidR="003A52EB">
        <w:rPr>
          <w:rFonts w:ascii="CMU Sans Serif" w:hAnsi="CMU Sans Serif" w:cs="CMU Sans Serif"/>
          <w:sz w:val="28"/>
          <w:szCs w:val="28"/>
        </w:rPr>
        <w:t>C</w:t>
      </w:r>
      <w:r w:rsidR="00E063FC">
        <w:rPr>
          <w:rFonts w:ascii="CMU Sans Serif" w:hAnsi="CMU Sans Serif" w:cs="CMU Sans Serif"/>
          <w:sz w:val="28"/>
          <w:szCs w:val="28"/>
        </w:rPr>
        <w:t>andidate</w:t>
      </w:r>
      <w:r w:rsidRPr="002A000D">
        <w:rPr>
          <w:rFonts w:ascii="CMU Sans Serif" w:hAnsi="CMU Sans Serif" w:cs="CMU Sans Serif"/>
          <w:sz w:val="28"/>
          <w:szCs w:val="28"/>
        </w:rPr>
        <w:t xml:space="preserve"> </w:t>
      </w:r>
      <w:r w:rsidR="003A52EB">
        <w:rPr>
          <w:rFonts w:ascii="CMU Sans Serif" w:hAnsi="CMU Sans Serif" w:cs="CMU Sans Serif"/>
          <w:sz w:val="28"/>
          <w:szCs w:val="28"/>
        </w:rPr>
        <w:t>E</w:t>
      </w:r>
      <w:r w:rsidR="00E063FC">
        <w:rPr>
          <w:rFonts w:ascii="CMU Sans Serif" w:hAnsi="CMU Sans Serif" w:cs="CMU Sans Serif"/>
          <w:sz w:val="28"/>
          <w:szCs w:val="28"/>
        </w:rPr>
        <w:t>xperience</w:t>
      </w:r>
      <w:r w:rsidRPr="002A000D">
        <w:rPr>
          <w:rFonts w:ascii="CMU Sans Serif" w:hAnsi="CMU Sans Serif" w:cs="CMU Sans Serif"/>
          <w:sz w:val="28"/>
          <w:szCs w:val="28"/>
        </w:rPr>
        <w:t>?</w:t>
      </w:r>
    </w:p>
    <w:p w14:paraId="485D60FB" w14:textId="77777777" w:rsidR="002A000D" w:rsidRPr="00B4347F" w:rsidRDefault="002A000D" w:rsidP="00C6713D">
      <w:pPr>
        <w:contextualSpacing/>
        <w:jc w:val="both"/>
        <w:rPr>
          <w:rFonts w:ascii="CMU Sans Serif" w:hAnsi="CMU Sans Serif" w:cs="CMU Sans Serif"/>
        </w:rPr>
      </w:pPr>
    </w:p>
    <w:p w14:paraId="24B0B124" w14:textId="43FDF204" w:rsidR="00324663" w:rsidRDefault="00324663" w:rsidP="00C6713D">
      <w:pPr>
        <w:contextualSpacing/>
        <w:jc w:val="both"/>
        <w:rPr>
          <w:rFonts w:ascii="CMU Sans Serif" w:hAnsi="CMU Sans Serif" w:cs="CMU Sans Serif"/>
          <w:sz w:val="20"/>
          <w:szCs w:val="20"/>
        </w:rPr>
      </w:pPr>
      <w:del w:id="6" w:author="Alfred Anate Bodurin Mayaki" w:date="2026-01-12T17:17:00Z" w16du:dateUtc="2026-01-12T17:17:00Z">
        <w:r w:rsidRPr="002A000D" w:rsidDel="00265D91">
          <w:rPr>
            <w:rFonts w:ascii="CMU Sans Serif" w:hAnsi="CMU Sans Serif" w:cs="CMU Sans Serif"/>
            <w:sz w:val="20"/>
            <w:szCs w:val="20"/>
          </w:rPr>
          <w:delText xml:space="preserve">By </w:delText>
        </w:r>
      </w:del>
      <w:r w:rsidRPr="002A000D">
        <w:rPr>
          <w:rFonts w:ascii="CMU Sans Serif" w:hAnsi="CMU Sans Serif" w:cs="CMU Sans Serif"/>
          <w:sz w:val="20"/>
          <w:szCs w:val="20"/>
        </w:rPr>
        <w:t>Alfred Anate Bodurin Mayaki</w:t>
      </w:r>
      <w:r w:rsidRPr="002A000D">
        <w:rPr>
          <w:rStyle w:val="FootnoteReference"/>
          <w:rFonts w:ascii="CMU Sans Serif" w:hAnsi="CMU Sans Serif" w:cs="CMU Sans Serif"/>
          <w:sz w:val="20"/>
          <w:szCs w:val="20"/>
        </w:rPr>
        <w:footnoteReference w:id="1"/>
      </w:r>
    </w:p>
    <w:p w14:paraId="31C2C913" w14:textId="2265639D" w:rsidR="00857765" w:rsidRPr="002A000D" w:rsidRDefault="00857765" w:rsidP="00C6713D">
      <w:pPr>
        <w:contextualSpacing/>
        <w:jc w:val="both"/>
        <w:rPr>
          <w:rFonts w:ascii="CMU Sans Serif" w:hAnsi="CMU Sans Serif" w:cs="CMU Sans Serif"/>
          <w:sz w:val="20"/>
          <w:szCs w:val="20"/>
        </w:rPr>
      </w:pPr>
      <w:del w:id="7" w:author="Alfred Anate Bodurin Mayaki" w:date="2026-01-12T17:17:00Z" w16du:dateUtc="2026-01-12T17:17:00Z">
        <w:r w:rsidRPr="002A000D" w:rsidDel="00265D91">
          <w:rPr>
            <w:rFonts w:ascii="CMU Sans Serif" w:hAnsi="CMU Sans Serif" w:cs="CMU Sans Serif"/>
            <w:sz w:val="20"/>
            <w:szCs w:val="20"/>
          </w:rPr>
          <w:delText>Faculty of Business and Law</w:delText>
        </w:r>
      </w:del>
      <w:ins w:id="8" w:author="Alfred Anate Bodurin Mayaki" w:date="2026-01-12T17:17:00Z" w16du:dateUtc="2026-01-12T17:17:00Z">
        <w:r w:rsidR="00265D91">
          <w:rPr>
            <w:rFonts w:ascii="CMU Sans Serif" w:hAnsi="CMU Sans Serif" w:cs="CMU Sans Serif"/>
            <w:sz w:val="20"/>
            <w:szCs w:val="20"/>
          </w:rPr>
          <w:t>Open University Business School</w:t>
        </w:r>
      </w:ins>
    </w:p>
    <w:p w14:paraId="7673EB7C" w14:textId="099BAD68" w:rsidR="00857765" w:rsidRPr="002A000D" w:rsidRDefault="00857765" w:rsidP="00C6713D">
      <w:pPr>
        <w:contextualSpacing/>
        <w:jc w:val="both"/>
        <w:rPr>
          <w:rFonts w:ascii="CMU Sans Serif" w:hAnsi="CMU Sans Serif" w:cs="CMU Sans Serif"/>
          <w:sz w:val="20"/>
          <w:szCs w:val="20"/>
        </w:rPr>
      </w:pPr>
      <w:r w:rsidRPr="002A000D">
        <w:rPr>
          <w:rFonts w:ascii="CMU Sans Serif" w:hAnsi="CMU Sans Serif" w:cs="CMU Sans Serif"/>
          <w:sz w:val="20"/>
          <w:szCs w:val="20"/>
        </w:rPr>
        <w:t>The Open University</w:t>
      </w:r>
    </w:p>
    <w:p w14:paraId="18382F51" w14:textId="6AB82BBD" w:rsidR="00203CE8" w:rsidRPr="002A000D" w:rsidRDefault="00203CE8" w:rsidP="00C6713D">
      <w:pPr>
        <w:contextualSpacing/>
        <w:jc w:val="both"/>
        <w:rPr>
          <w:rFonts w:ascii="CMU Sans Serif" w:hAnsi="CMU Sans Serif" w:cs="CMU Sans Serif"/>
          <w:sz w:val="20"/>
          <w:szCs w:val="20"/>
        </w:rPr>
      </w:pPr>
    </w:p>
    <w:p w14:paraId="2187D604" w14:textId="77777777" w:rsidR="00857765" w:rsidRPr="00811C16" w:rsidRDefault="00857765" w:rsidP="00C6713D">
      <w:pPr>
        <w:contextualSpacing/>
        <w:jc w:val="both"/>
        <w:rPr>
          <w:rFonts w:ascii="CMU Sans Serif" w:hAnsi="CMU Sans Serif" w:cs="CMU Sans Serif"/>
        </w:rPr>
      </w:pPr>
    </w:p>
    <w:p w14:paraId="2FE95303" w14:textId="77777777" w:rsidR="00857765" w:rsidRPr="00811C16" w:rsidRDefault="00857765" w:rsidP="00C6713D">
      <w:pPr>
        <w:contextualSpacing/>
        <w:jc w:val="both"/>
        <w:rPr>
          <w:rFonts w:ascii="CMU Sans Serif" w:hAnsi="CMU Sans Serif" w:cs="CMU Sans Serif"/>
        </w:rPr>
      </w:pPr>
    </w:p>
    <w:p w14:paraId="345653B0" w14:textId="77777777" w:rsidR="00857765" w:rsidRPr="00811C16" w:rsidRDefault="00857765" w:rsidP="00C6713D">
      <w:pPr>
        <w:contextualSpacing/>
        <w:jc w:val="both"/>
        <w:rPr>
          <w:rFonts w:ascii="CMU Sans Serif" w:hAnsi="CMU Sans Serif" w:cs="CMU Sans Serif"/>
        </w:rPr>
      </w:pPr>
    </w:p>
    <w:p w14:paraId="096D554C" w14:textId="77777777" w:rsidR="00857765" w:rsidRPr="00811C16" w:rsidRDefault="00857765" w:rsidP="00C6713D">
      <w:pPr>
        <w:contextualSpacing/>
        <w:jc w:val="both"/>
        <w:rPr>
          <w:rFonts w:ascii="CMU Sans Serif" w:hAnsi="CMU Sans Serif" w:cs="CMU Sans Serif"/>
        </w:rPr>
      </w:pPr>
    </w:p>
    <w:p w14:paraId="12069C52" w14:textId="77777777" w:rsidR="00857765" w:rsidRPr="00811C16" w:rsidRDefault="00857765" w:rsidP="00C6713D">
      <w:pPr>
        <w:contextualSpacing/>
        <w:jc w:val="both"/>
        <w:rPr>
          <w:rFonts w:ascii="CMU Sans Serif" w:hAnsi="CMU Sans Serif" w:cs="CMU Sans Serif"/>
        </w:rPr>
      </w:pPr>
    </w:p>
    <w:p w14:paraId="14B3ABC6" w14:textId="77777777" w:rsidR="00857765" w:rsidRPr="00811C16" w:rsidRDefault="00857765" w:rsidP="00C6713D">
      <w:pPr>
        <w:contextualSpacing/>
        <w:jc w:val="both"/>
        <w:rPr>
          <w:rFonts w:ascii="CMU Sans Serif" w:hAnsi="CMU Sans Serif" w:cs="CMU Sans Serif"/>
        </w:rPr>
      </w:pPr>
    </w:p>
    <w:p w14:paraId="429A0309" w14:textId="77777777" w:rsidR="00857765" w:rsidRPr="00811C16" w:rsidRDefault="00857765" w:rsidP="00C6713D">
      <w:pPr>
        <w:contextualSpacing/>
        <w:jc w:val="both"/>
        <w:rPr>
          <w:rFonts w:ascii="CMU Sans Serif" w:hAnsi="CMU Sans Serif" w:cs="CMU Sans Serif"/>
        </w:rPr>
      </w:pPr>
    </w:p>
    <w:p w14:paraId="4584B624" w14:textId="77777777" w:rsidR="00857765" w:rsidRPr="00811C16" w:rsidRDefault="00857765" w:rsidP="00C6713D">
      <w:pPr>
        <w:contextualSpacing/>
        <w:jc w:val="both"/>
        <w:rPr>
          <w:rFonts w:ascii="CMU Sans Serif" w:hAnsi="CMU Sans Serif" w:cs="CMU Sans Serif"/>
        </w:rPr>
      </w:pPr>
    </w:p>
    <w:p w14:paraId="7CD81498" w14:textId="77777777" w:rsidR="00857765" w:rsidRPr="00811C16" w:rsidRDefault="00857765" w:rsidP="00C6713D">
      <w:pPr>
        <w:contextualSpacing/>
        <w:jc w:val="both"/>
        <w:rPr>
          <w:rFonts w:ascii="CMU Sans Serif" w:hAnsi="CMU Sans Serif" w:cs="CMU Sans Serif"/>
        </w:rPr>
      </w:pPr>
    </w:p>
    <w:p w14:paraId="403732CA" w14:textId="77777777" w:rsidR="00857765" w:rsidRPr="00811C16" w:rsidRDefault="00857765" w:rsidP="00C6713D">
      <w:pPr>
        <w:contextualSpacing/>
        <w:jc w:val="both"/>
        <w:rPr>
          <w:rFonts w:ascii="CMU Sans Serif" w:hAnsi="CMU Sans Serif" w:cs="CMU Sans Serif"/>
        </w:rPr>
      </w:pPr>
    </w:p>
    <w:p w14:paraId="5AD33348" w14:textId="77777777" w:rsidR="00857765" w:rsidRPr="00811C16" w:rsidRDefault="00857765" w:rsidP="00C6713D">
      <w:pPr>
        <w:contextualSpacing/>
        <w:jc w:val="both"/>
        <w:rPr>
          <w:rFonts w:ascii="CMU Sans Serif" w:hAnsi="CMU Sans Serif" w:cs="CMU Sans Serif"/>
        </w:rPr>
      </w:pPr>
    </w:p>
    <w:p w14:paraId="401057D1" w14:textId="77777777" w:rsidR="00857765" w:rsidRPr="00811C16" w:rsidRDefault="00857765" w:rsidP="00C6713D">
      <w:pPr>
        <w:contextualSpacing/>
        <w:jc w:val="both"/>
        <w:rPr>
          <w:rFonts w:ascii="CMU Sans Serif" w:hAnsi="CMU Sans Serif" w:cs="CMU Sans Serif"/>
        </w:rPr>
      </w:pPr>
    </w:p>
    <w:p w14:paraId="4C84F772" w14:textId="77777777" w:rsidR="00857765" w:rsidRPr="00811C16" w:rsidRDefault="00857765" w:rsidP="00C6713D">
      <w:pPr>
        <w:contextualSpacing/>
        <w:jc w:val="both"/>
        <w:rPr>
          <w:rFonts w:ascii="CMU Sans Serif" w:hAnsi="CMU Sans Serif" w:cs="CMU Sans Serif"/>
        </w:rPr>
      </w:pPr>
    </w:p>
    <w:p w14:paraId="707BB6E6" w14:textId="77777777" w:rsidR="00857765" w:rsidRPr="00811C16" w:rsidRDefault="00857765" w:rsidP="00C6713D">
      <w:pPr>
        <w:contextualSpacing/>
        <w:jc w:val="both"/>
        <w:rPr>
          <w:rFonts w:ascii="CMU Sans Serif" w:hAnsi="CMU Sans Serif" w:cs="CMU Sans Serif"/>
        </w:rPr>
      </w:pPr>
    </w:p>
    <w:p w14:paraId="77FF404E" w14:textId="77777777" w:rsidR="00857765" w:rsidRPr="00811C16" w:rsidRDefault="00857765" w:rsidP="00C6713D">
      <w:pPr>
        <w:contextualSpacing/>
        <w:jc w:val="both"/>
        <w:rPr>
          <w:rFonts w:ascii="CMU Sans Serif" w:hAnsi="CMU Sans Serif" w:cs="CMU Sans Serif"/>
        </w:rPr>
      </w:pPr>
    </w:p>
    <w:p w14:paraId="076409FD" w14:textId="77777777" w:rsidR="00857765" w:rsidRPr="00811C16" w:rsidRDefault="00857765" w:rsidP="00C6713D">
      <w:pPr>
        <w:contextualSpacing/>
        <w:jc w:val="both"/>
        <w:rPr>
          <w:rFonts w:ascii="CMU Sans Serif" w:hAnsi="CMU Sans Serif" w:cs="CMU Sans Serif"/>
        </w:rPr>
      </w:pPr>
    </w:p>
    <w:p w14:paraId="5FDFD76B" w14:textId="77777777" w:rsidR="00857765" w:rsidRPr="00811C16" w:rsidRDefault="00857765" w:rsidP="00C6713D">
      <w:pPr>
        <w:contextualSpacing/>
        <w:jc w:val="both"/>
        <w:rPr>
          <w:rFonts w:ascii="CMU Sans Serif" w:hAnsi="CMU Sans Serif" w:cs="CMU Sans Serif"/>
        </w:rPr>
      </w:pPr>
    </w:p>
    <w:p w14:paraId="328FBF8E" w14:textId="77777777" w:rsidR="00857765" w:rsidRPr="00811C16" w:rsidRDefault="00857765" w:rsidP="00C6713D">
      <w:pPr>
        <w:contextualSpacing/>
        <w:jc w:val="both"/>
        <w:rPr>
          <w:rFonts w:ascii="CMU Sans Serif" w:hAnsi="CMU Sans Serif" w:cs="CMU Sans Serif"/>
        </w:rPr>
      </w:pPr>
    </w:p>
    <w:p w14:paraId="57B9E444" w14:textId="77777777" w:rsidR="00857765" w:rsidRPr="00811C16" w:rsidRDefault="00857765" w:rsidP="00C6713D">
      <w:pPr>
        <w:contextualSpacing/>
        <w:jc w:val="both"/>
        <w:rPr>
          <w:rFonts w:ascii="CMU Sans Serif" w:hAnsi="CMU Sans Serif" w:cs="CMU Sans Serif"/>
        </w:rPr>
      </w:pPr>
    </w:p>
    <w:p w14:paraId="1880A974" w14:textId="77777777" w:rsidR="00857765" w:rsidRPr="00811C16" w:rsidRDefault="00857765" w:rsidP="00C6713D">
      <w:pPr>
        <w:contextualSpacing/>
        <w:jc w:val="both"/>
        <w:rPr>
          <w:rFonts w:ascii="CMU Sans Serif" w:hAnsi="CMU Sans Serif" w:cs="CMU Sans Serif"/>
        </w:rPr>
      </w:pPr>
    </w:p>
    <w:p w14:paraId="412FC093" w14:textId="77777777" w:rsidR="00857765" w:rsidRPr="00811C16" w:rsidRDefault="00857765" w:rsidP="00C6713D">
      <w:pPr>
        <w:contextualSpacing/>
        <w:jc w:val="both"/>
        <w:rPr>
          <w:rFonts w:ascii="CMU Sans Serif" w:hAnsi="CMU Sans Serif" w:cs="CMU Sans Serif"/>
        </w:rPr>
      </w:pPr>
    </w:p>
    <w:p w14:paraId="2BB1C578" w14:textId="77777777" w:rsidR="00203CE8" w:rsidRPr="00811C16" w:rsidRDefault="00203CE8" w:rsidP="00C6713D">
      <w:pPr>
        <w:contextualSpacing/>
        <w:jc w:val="both"/>
        <w:rPr>
          <w:rFonts w:ascii="CMU Sans Serif" w:hAnsi="CMU Sans Serif" w:cs="CMU Sans Serif"/>
        </w:rPr>
      </w:pPr>
    </w:p>
    <w:p w14:paraId="406A2B6E" w14:textId="77777777" w:rsidR="00203CE8" w:rsidRPr="00811C16" w:rsidRDefault="00203CE8" w:rsidP="00C6713D">
      <w:pPr>
        <w:contextualSpacing/>
        <w:jc w:val="both"/>
        <w:rPr>
          <w:rFonts w:ascii="CMU Sans Serif" w:hAnsi="CMU Sans Serif" w:cs="CMU Sans Serif"/>
        </w:rPr>
      </w:pPr>
    </w:p>
    <w:sdt>
      <w:sdtPr>
        <w:rPr>
          <w:rFonts w:asciiTheme="minorHAnsi" w:eastAsiaTheme="minorHAnsi" w:hAnsiTheme="minorHAnsi" w:cstheme="minorBidi"/>
          <w:color w:val="auto"/>
          <w:kern w:val="2"/>
          <w:sz w:val="24"/>
          <w:szCs w:val="24"/>
          <w:lang w:val="en-GB"/>
          <w14:ligatures w14:val="standardContextual"/>
        </w:rPr>
        <w:id w:val="-174578466"/>
        <w:docPartObj>
          <w:docPartGallery w:val="Table of Contents"/>
          <w:docPartUnique/>
        </w:docPartObj>
      </w:sdtPr>
      <w:sdtEndPr>
        <w:rPr>
          <w:b/>
          <w:bCs/>
          <w:noProof/>
        </w:rPr>
      </w:sdtEndPr>
      <w:sdtContent>
        <w:p w14:paraId="1B9FF293" w14:textId="1CC4DEE9" w:rsidR="00E64F87" w:rsidRPr="00811C16" w:rsidRDefault="00E64F87" w:rsidP="00C6713D">
          <w:pPr>
            <w:pStyle w:val="TOCHeading"/>
            <w:jc w:val="both"/>
            <w:rPr>
              <w:color w:val="auto"/>
            </w:rPr>
          </w:pPr>
          <w:r w:rsidRPr="00811C16">
            <w:rPr>
              <w:color w:val="auto"/>
            </w:rPr>
            <w:t>Contents</w:t>
          </w:r>
        </w:p>
        <w:p w14:paraId="5A9D58DC" w14:textId="77777777" w:rsidR="00203CE8" w:rsidRPr="00811C16" w:rsidRDefault="00203CE8" w:rsidP="00C6713D">
          <w:pPr>
            <w:jc w:val="both"/>
            <w:rPr>
              <w:lang w:val="en-US"/>
            </w:rPr>
          </w:pPr>
        </w:p>
        <w:p w14:paraId="265BB5DE" w14:textId="17D87F8E" w:rsidR="00265D91" w:rsidRDefault="00E64F87">
          <w:pPr>
            <w:pStyle w:val="TOC2"/>
            <w:tabs>
              <w:tab w:val="right" w:leader="dot" w:pos="9016"/>
            </w:tabs>
            <w:rPr>
              <w:ins w:id="9" w:author="Alfred Anate Bodurin Mayaki" w:date="2026-01-12T17:17:00Z" w16du:dateUtc="2026-01-12T17:17:00Z"/>
              <w:rFonts w:eastAsiaTheme="minorEastAsia"/>
              <w:noProof/>
              <w:lang w:eastAsia="en-GB"/>
            </w:rPr>
          </w:pPr>
          <w:r w:rsidRPr="00811C16">
            <w:fldChar w:fldCharType="begin"/>
          </w:r>
          <w:r w:rsidRPr="00811C16">
            <w:instrText xml:space="preserve"> TOC \o "1-3" \h \z \u </w:instrText>
          </w:r>
          <w:r w:rsidRPr="00811C16">
            <w:fldChar w:fldCharType="separate"/>
          </w:r>
          <w:ins w:id="10" w:author="Alfred Anate Bodurin Mayaki" w:date="2026-01-12T17:17:00Z" w16du:dateUtc="2026-01-12T17:17:00Z">
            <w:r w:rsidR="00265D91" w:rsidRPr="00CE2D63">
              <w:rPr>
                <w:rStyle w:val="Hyperlink"/>
                <w:noProof/>
              </w:rPr>
              <w:fldChar w:fldCharType="begin"/>
            </w:r>
            <w:r w:rsidR="00265D91" w:rsidRPr="00CE2D63">
              <w:rPr>
                <w:rStyle w:val="Hyperlink"/>
                <w:noProof/>
              </w:rPr>
              <w:instrText xml:space="preserve"> </w:instrText>
            </w:r>
            <w:r w:rsidR="00265D91">
              <w:rPr>
                <w:noProof/>
              </w:rPr>
              <w:instrText>HYPERLINK \l "_Toc219130658"</w:instrText>
            </w:r>
            <w:r w:rsidR="00265D91" w:rsidRPr="00CE2D63">
              <w:rPr>
                <w:rStyle w:val="Hyperlink"/>
                <w:noProof/>
              </w:rPr>
              <w:instrText xml:space="preserve"> </w:instrText>
            </w:r>
            <w:r w:rsidR="00265D91" w:rsidRPr="00CE2D63">
              <w:rPr>
                <w:rStyle w:val="Hyperlink"/>
                <w:noProof/>
              </w:rPr>
            </w:r>
            <w:r w:rsidR="00265D91" w:rsidRPr="00CE2D63">
              <w:rPr>
                <w:rStyle w:val="Hyperlink"/>
                <w:noProof/>
              </w:rPr>
              <w:fldChar w:fldCharType="separate"/>
            </w:r>
            <w:r w:rsidR="00265D91" w:rsidRPr="00CE2D63">
              <w:rPr>
                <w:rStyle w:val="Hyperlink"/>
                <w:rFonts w:ascii="CMU Sans Serif" w:hAnsi="CMU Sans Serif" w:cs="CMU Sans Serif"/>
                <w:noProof/>
              </w:rPr>
              <w:t>1 Outline of the Topic</w:t>
            </w:r>
            <w:r w:rsidR="00265D91">
              <w:rPr>
                <w:noProof/>
                <w:webHidden/>
              </w:rPr>
              <w:tab/>
            </w:r>
            <w:r w:rsidR="00265D91">
              <w:rPr>
                <w:noProof/>
                <w:webHidden/>
              </w:rPr>
              <w:fldChar w:fldCharType="begin"/>
            </w:r>
            <w:r w:rsidR="00265D91">
              <w:rPr>
                <w:noProof/>
                <w:webHidden/>
              </w:rPr>
              <w:instrText xml:space="preserve"> PAGEREF _Toc219130658 \h </w:instrText>
            </w:r>
          </w:ins>
          <w:r w:rsidR="00265D91">
            <w:rPr>
              <w:noProof/>
              <w:webHidden/>
            </w:rPr>
          </w:r>
          <w:ins w:id="11" w:author="Alfred Anate Bodurin Mayaki" w:date="2026-01-12T17:17:00Z" w16du:dateUtc="2026-01-12T17:17:00Z">
            <w:r w:rsidR="00265D91">
              <w:rPr>
                <w:noProof/>
                <w:webHidden/>
              </w:rPr>
              <w:fldChar w:fldCharType="separate"/>
            </w:r>
          </w:ins>
          <w:ins w:id="12" w:author="Alfred Anate Bodurin Mayaki" w:date="2026-01-12T17:19:00Z" w16du:dateUtc="2026-01-12T17:19:00Z">
            <w:r w:rsidR="006B6650">
              <w:rPr>
                <w:noProof/>
                <w:webHidden/>
              </w:rPr>
              <w:t>3</w:t>
            </w:r>
          </w:ins>
          <w:ins w:id="13" w:author="Alfred Anate Bodurin Mayaki" w:date="2026-01-12T17:17:00Z" w16du:dateUtc="2026-01-12T17:17:00Z">
            <w:r w:rsidR="00265D91">
              <w:rPr>
                <w:noProof/>
                <w:webHidden/>
              </w:rPr>
              <w:fldChar w:fldCharType="end"/>
            </w:r>
            <w:r w:rsidR="00265D91" w:rsidRPr="00CE2D63">
              <w:rPr>
                <w:rStyle w:val="Hyperlink"/>
                <w:noProof/>
              </w:rPr>
              <w:fldChar w:fldCharType="end"/>
            </w:r>
          </w:ins>
        </w:p>
        <w:p w14:paraId="275CC7F6" w14:textId="019EE30B" w:rsidR="00265D91" w:rsidRDefault="00265D91">
          <w:pPr>
            <w:pStyle w:val="TOC2"/>
            <w:tabs>
              <w:tab w:val="right" w:leader="dot" w:pos="9016"/>
            </w:tabs>
            <w:rPr>
              <w:ins w:id="14" w:author="Alfred Anate Bodurin Mayaki" w:date="2026-01-12T17:17:00Z" w16du:dateUtc="2026-01-12T17:17:00Z"/>
              <w:rFonts w:eastAsiaTheme="minorEastAsia"/>
              <w:noProof/>
              <w:lang w:eastAsia="en-GB"/>
            </w:rPr>
          </w:pPr>
          <w:ins w:id="15"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"_Toc219130659"</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2 Introduction</w:t>
            </w:r>
            <w:r>
              <w:rPr>
                <w:noProof/>
                <w:webHidden/>
              </w:rPr>
              <w:tab/>
            </w:r>
            <w:r>
              <w:rPr>
                <w:noProof/>
                <w:webHidden/>
              </w:rPr>
              <w:fldChar w:fldCharType="begin"/>
            </w:r>
            <w:r>
              <w:rPr>
                <w:noProof/>
                <w:webHidden/>
              </w:rPr>
              <w:instrText xml:space="preserve"> PAGEREF _Toc219130659 \h </w:instrText>
            </w:r>
          </w:ins>
          <w:r>
            <w:rPr>
              <w:noProof/>
              <w:webHidden/>
            </w:rPr>
          </w:r>
          <w:ins w:id="16" w:author="Alfred Anate Bodurin Mayaki" w:date="2026-01-12T17:17:00Z" w16du:dateUtc="2026-01-12T17:17:00Z">
            <w:r>
              <w:rPr>
                <w:noProof/>
                <w:webHidden/>
              </w:rPr>
              <w:fldChar w:fldCharType="separate"/>
            </w:r>
          </w:ins>
          <w:ins w:id="17" w:author="Alfred Anate Bodurin Mayaki" w:date="2026-01-12T17:19:00Z" w16du:dateUtc="2026-01-12T17:19:00Z">
            <w:r w:rsidR="006B6650">
              <w:rPr>
                <w:noProof/>
                <w:webHidden/>
              </w:rPr>
              <w:t>3</w:t>
            </w:r>
          </w:ins>
          <w:ins w:id="18" w:author="Alfred Anate Bodurin Mayaki" w:date="2026-01-12T17:17:00Z" w16du:dateUtc="2026-01-12T17:17:00Z">
            <w:r>
              <w:rPr>
                <w:noProof/>
                <w:webHidden/>
              </w:rPr>
              <w:fldChar w:fldCharType="end"/>
            </w:r>
            <w:r w:rsidRPr="00CE2D63">
              <w:rPr>
                <w:rStyle w:val="Hyperlink"/>
                <w:noProof/>
              </w:rPr>
              <w:fldChar w:fldCharType="end"/>
            </w:r>
          </w:ins>
        </w:p>
        <w:p w14:paraId="2D6FF8B1" w14:textId="7EAC3D1B" w:rsidR="00265D91" w:rsidRDefault="00265D91">
          <w:pPr>
            <w:pStyle w:val="TOC2"/>
            <w:tabs>
              <w:tab w:val="right" w:leader="dot" w:pos="9016"/>
            </w:tabs>
            <w:rPr>
              <w:ins w:id="19" w:author="Alfred Anate Bodurin Mayaki" w:date="2026-01-12T17:17:00Z" w16du:dateUtc="2026-01-12T17:17:00Z"/>
              <w:rFonts w:eastAsiaTheme="minorEastAsia"/>
              <w:noProof/>
              <w:lang w:eastAsia="en-GB"/>
            </w:rPr>
          </w:pPr>
          <w:ins w:id="20"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"_Toc219130660"</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3 Methodology</w:t>
            </w:r>
            <w:r>
              <w:rPr>
                <w:noProof/>
                <w:webHidden/>
              </w:rPr>
              <w:tab/>
            </w:r>
            <w:r>
              <w:rPr>
                <w:noProof/>
                <w:webHidden/>
              </w:rPr>
              <w:fldChar w:fldCharType="begin"/>
            </w:r>
            <w:r>
              <w:rPr>
                <w:noProof/>
                <w:webHidden/>
              </w:rPr>
              <w:instrText xml:space="preserve"> PAGEREF _Toc219130660 \h </w:instrText>
            </w:r>
          </w:ins>
          <w:r>
            <w:rPr>
              <w:noProof/>
              <w:webHidden/>
            </w:rPr>
          </w:r>
          <w:ins w:id="21" w:author="Alfred Anate Bodurin Mayaki" w:date="2026-01-12T17:17:00Z" w16du:dateUtc="2026-01-12T17:17:00Z">
            <w:r>
              <w:rPr>
                <w:noProof/>
                <w:webHidden/>
              </w:rPr>
              <w:fldChar w:fldCharType="separate"/>
            </w:r>
          </w:ins>
          <w:ins w:id="22" w:author="Alfred Anate Bodurin Mayaki" w:date="2026-01-12T17:19:00Z" w16du:dateUtc="2026-01-12T17:19:00Z">
            <w:r w:rsidR="006B6650">
              <w:rPr>
                <w:noProof/>
                <w:webHidden/>
              </w:rPr>
              <w:t>3</w:t>
            </w:r>
          </w:ins>
          <w:ins w:id="23" w:author="Alfred Anate Bodurin Mayaki" w:date="2026-01-12T17:17:00Z" w16du:dateUtc="2026-01-12T17:17:00Z">
            <w:r>
              <w:rPr>
                <w:noProof/>
                <w:webHidden/>
              </w:rPr>
              <w:fldChar w:fldCharType="end"/>
            </w:r>
            <w:r w:rsidRPr="00CE2D63">
              <w:rPr>
                <w:rStyle w:val="Hyperlink"/>
                <w:noProof/>
              </w:rPr>
              <w:fldChar w:fldCharType="end"/>
            </w:r>
          </w:ins>
        </w:p>
        <w:p w14:paraId="3BA46D5A" w14:textId="1620EA4F" w:rsidR="00265D91" w:rsidRDefault="00265D91">
          <w:pPr>
            <w:pStyle w:val="TOC2"/>
            <w:tabs>
              <w:tab w:val="right" w:leader="dot" w:pos="9016"/>
            </w:tabs>
            <w:rPr>
              <w:ins w:id="24" w:author="Alfred Anate Bodurin Mayaki" w:date="2026-01-12T17:17:00Z" w16du:dateUtc="2026-01-12T17:17:00Z"/>
              <w:rFonts w:eastAsiaTheme="minorEastAsia"/>
              <w:noProof/>
              <w:lang w:eastAsia="en-GB"/>
            </w:rPr>
          </w:pPr>
          <w:ins w:id="25"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"_Toc219130661"</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4 Why this topic is important</w:t>
            </w:r>
            <w:r>
              <w:rPr>
                <w:noProof/>
                <w:webHidden/>
              </w:rPr>
              <w:tab/>
            </w:r>
            <w:r>
              <w:rPr>
                <w:noProof/>
                <w:webHidden/>
              </w:rPr>
              <w:fldChar w:fldCharType="begin"/>
            </w:r>
            <w:r>
              <w:rPr>
                <w:noProof/>
                <w:webHidden/>
              </w:rPr>
              <w:instrText xml:space="preserve"> PAGEREF _Toc219130661 \h </w:instrText>
            </w:r>
          </w:ins>
          <w:r>
            <w:rPr>
              <w:noProof/>
              <w:webHidden/>
            </w:rPr>
          </w:r>
          <w:ins w:id="26" w:author="Alfred Anate Bodurin Mayaki" w:date="2026-01-12T17:17:00Z" w16du:dateUtc="2026-01-12T17:17:00Z">
            <w:r>
              <w:rPr>
                <w:noProof/>
                <w:webHidden/>
              </w:rPr>
              <w:fldChar w:fldCharType="separate"/>
            </w:r>
          </w:ins>
          <w:ins w:id="27" w:author="Alfred Anate Bodurin Mayaki" w:date="2026-01-12T17:19:00Z" w16du:dateUtc="2026-01-12T17:19:00Z">
            <w:r w:rsidR="006B6650">
              <w:rPr>
                <w:noProof/>
                <w:webHidden/>
              </w:rPr>
              <w:t>4</w:t>
            </w:r>
          </w:ins>
          <w:ins w:id="28" w:author="Alfred Anate Bodurin Mayaki" w:date="2026-01-12T17:17:00Z" w16du:dateUtc="2026-01-12T17:17:00Z">
            <w:r>
              <w:rPr>
                <w:noProof/>
                <w:webHidden/>
              </w:rPr>
              <w:fldChar w:fldCharType="end"/>
            </w:r>
            <w:r w:rsidRPr="00CE2D63">
              <w:rPr>
                <w:rStyle w:val="Hyperlink"/>
                <w:noProof/>
              </w:rPr>
              <w:fldChar w:fldCharType="end"/>
            </w:r>
          </w:ins>
        </w:p>
        <w:p w14:paraId="2E03E160" w14:textId="5CBCAD5E" w:rsidR="00265D91" w:rsidRDefault="00265D91">
          <w:pPr>
            <w:pStyle w:val="TOC2"/>
            <w:tabs>
              <w:tab w:val="right" w:leader="dot" w:pos="9016"/>
            </w:tabs>
            <w:rPr>
              <w:ins w:id="29" w:author="Alfred Anate Bodurin Mayaki" w:date="2026-01-12T17:17:00Z" w16du:dateUtc="2026-01-12T17:17:00Z"/>
              <w:rFonts w:eastAsiaTheme="minorEastAsia"/>
              <w:noProof/>
              <w:lang w:eastAsia="en-GB"/>
            </w:rPr>
          </w:pPr>
          <w:ins w:id="30"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"_Toc219130662"</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5 Timeline and Next Steps</w:t>
            </w:r>
            <w:r>
              <w:rPr>
                <w:noProof/>
                <w:webHidden/>
              </w:rPr>
              <w:tab/>
            </w:r>
            <w:r>
              <w:rPr>
                <w:noProof/>
                <w:webHidden/>
              </w:rPr>
              <w:fldChar w:fldCharType="begin"/>
            </w:r>
            <w:r>
              <w:rPr>
                <w:noProof/>
                <w:webHidden/>
              </w:rPr>
              <w:instrText xml:space="preserve"> PAGEREF _Toc219130662 \h </w:instrText>
            </w:r>
          </w:ins>
          <w:r>
            <w:rPr>
              <w:noProof/>
              <w:webHidden/>
            </w:rPr>
          </w:r>
          <w:ins w:id="31" w:author="Alfred Anate Bodurin Mayaki" w:date="2026-01-12T17:17:00Z" w16du:dateUtc="2026-01-12T17:17:00Z">
            <w:r>
              <w:rPr>
                <w:noProof/>
                <w:webHidden/>
              </w:rPr>
              <w:fldChar w:fldCharType="separate"/>
            </w:r>
          </w:ins>
          <w:ins w:id="32" w:author="Alfred Anate Bodurin Mayaki" w:date="2026-01-12T17:19:00Z" w16du:dateUtc="2026-01-12T17:19:00Z">
            <w:r w:rsidR="006B6650">
              <w:rPr>
                <w:noProof/>
                <w:webHidden/>
              </w:rPr>
              <w:t>5</w:t>
            </w:r>
          </w:ins>
          <w:ins w:id="33" w:author="Alfred Anate Bodurin Mayaki" w:date="2026-01-12T17:17:00Z" w16du:dateUtc="2026-01-12T17:17:00Z">
            <w:r>
              <w:rPr>
                <w:noProof/>
                <w:webHidden/>
              </w:rPr>
              <w:fldChar w:fldCharType="end"/>
            </w:r>
            <w:r w:rsidRPr="00CE2D63">
              <w:rPr>
                <w:rStyle w:val="Hyperlink"/>
                <w:noProof/>
              </w:rPr>
              <w:fldChar w:fldCharType="end"/>
            </w:r>
          </w:ins>
        </w:p>
        <w:p w14:paraId="65E9E4E2" w14:textId="255D6089" w:rsidR="00265D91" w:rsidRDefault="00265D91">
          <w:pPr>
            <w:pStyle w:val="TOC2"/>
            <w:tabs>
              <w:tab w:val="right" w:leader="dot" w:pos="9016"/>
            </w:tabs>
            <w:rPr>
              <w:ins w:id="34" w:author="Alfred Anate Bodurin Mayaki" w:date="2026-01-12T17:17:00Z" w16du:dateUtc="2026-01-12T17:17:00Z"/>
              <w:rFonts w:eastAsiaTheme="minorEastAsia"/>
              <w:noProof/>
              <w:lang w:eastAsia="en-GB"/>
            </w:rPr>
          </w:pPr>
          <w:ins w:id="35"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"_Toc219130663"</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6 Introduction to TMA 2 – Literature Review</w:t>
            </w:r>
            <w:r>
              <w:rPr>
                <w:noProof/>
                <w:webHidden/>
              </w:rPr>
              <w:tab/>
            </w:r>
            <w:r>
              <w:rPr>
                <w:noProof/>
                <w:webHidden/>
              </w:rPr>
              <w:fldChar w:fldCharType="begin"/>
            </w:r>
            <w:r>
              <w:rPr>
                <w:noProof/>
                <w:webHidden/>
              </w:rPr>
              <w:instrText xml:space="preserve"> PAGEREF _Toc219130663 \h </w:instrText>
            </w:r>
          </w:ins>
          <w:r>
            <w:rPr>
              <w:noProof/>
              <w:webHidden/>
            </w:rPr>
          </w:r>
          <w:ins w:id="36" w:author="Alfred Anate Bodurin Mayaki" w:date="2026-01-12T17:17:00Z" w16du:dateUtc="2026-01-12T17:17:00Z">
            <w:r>
              <w:rPr>
                <w:noProof/>
                <w:webHidden/>
              </w:rPr>
              <w:fldChar w:fldCharType="separate"/>
            </w:r>
          </w:ins>
          <w:ins w:id="37" w:author="Alfred Anate Bodurin Mayaki" w:date="2026-01-12T17:19:00Z" w16du:dateUtc="2026-01-12T17:19:00Z">
            <w:r w:rsidR="006B6650">
              <w:rPr>
                <w:noProof/>
                <w:webHidden/>
              </w:rPr>
              <w:t>6</w:t>
            </w:r>
          </w:ins>
          <w:ins w:id="38" w:author="Alfred Anate Bodurin Mayaki" w:date="2026-01-12T17:17:00Z" w16du:dateUtc="2026-01-12T17:17:00Z">
            <w:r>
              <w:rPr>
                <w:noProof/>
                <w:webHidden/>
              </w:rPr>
              <w:fldChar w:fldCharType="end"/>
            </w:r>
            <w:r w:rsidRPr="00CE2D63">
              <w:rPr>
                <w:rStyle w:val="Hyperlink"/>
                <w:noProof/>
              </w:rPr>
              <w:fldChar w:fldCharType="end"/>
            </w:r>
          </w:ins>
        </w:p>
        <w:p w14:paraId="58FE971B" w14:textId="5025B77E" w:rsidR="00265D91" w:rsidRDefault="00265D91">
          <w:pPr>
            <w:pStyle w:val="TOC2"/>
            <w:tabs>
              <w:tab w:val="right" w:leader="dot" w:pos="9016"/>
            </w:tabs>
            <w:rPr>
              <w:ins w:id="39" w:author="Alfred Anate Bodurin Mayaki" w:date="2026-01-12T17:17:00Z" w16du:dateUtc="2026-01-12T17:17:00Z"/>
              <w:rFonts w:eastAsiaTheme="minorEastAsia"/>
              <w:noProof/>
              <w:lang w:eastAsia="en-GB"/>
            </w:rPr>
          </w:pPr>
          <w:ins w:id="40"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"_Toc219130664"</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7 Mapping subtopics that are relevant</w:t>
            </w:r>
            <w:r>
              <w:rPr>
                <w:noProof/>
                <w:webHidden/>
              </w:rPr>
              <w:tab/>
            </w:r>
            <w:r>
              <w:rPr>
                <w:noProof/>
                <w:webHidden/>
              </w:rPr>
              <w:fldChar w:fldCharType="begin"/>
            </w:r>
            <w:r>
              <w:rPr>
                <w:noProof/>
                <w:webHidden/>
              </w:rPr>
              <w:instrText xml:space="preserve"> PAGEREF _Toc219130664 \h </w:instrText>
            </w:r>
          </w:ins>
          <w:r>
            <w:rPr>
              <w:noProof/>
              <w:webHidden/>
            </w:rPr>
          </w:r>
          <w:ins w:id="41" w:author="Alfred Anate Bodurin Mayaki" w:date="2026-01-12T17:17:00Z" w16du:dateUtc="2026-01-12T17:17:00Z">
            <w:r>
              <w:rPr>
                <w:noProof/>
                <w:webHidden/>
              </w:rPr>
              <w:fldChar w:fldCharType="separate"/>
            </w:r>
          </w:ins>
          <w:ins w:id="42" w:author="Alfred Anate Bodurin Mayaki" w:date="2026-01-12T17:19:00Z" w16du:dateUtc="2026-01-12T17:19:00Z">
            <w:r w:rsidR="006B6650">
              <w:rPr>
                <w:noProof/>
                <w:webHidden/>
              </w:rPr>
              <w:t>6</w:t>
            </w:r>
          </w:ins>
          <w:ins w:id="43" w:author="Alfred Anate Bodurin Mayaki" w:date="2026-01-12T17:17:00Z" w16du:dateUtc="2026-01-12T17:17:00Z">
            <w:r>
              <w:rPr>
                <w:noProof/>
                <w:webHidden/>
              </w:rPr>
              <w:fldChar w:fldCharType="end"/>
            </w:r>
            <w:r w:rsidRPr="00CE2D63">
              <w:rPr>
                <w:rStyle w:val="Hyperlink"/>
                <w:noProof/>
              </w:rPr>
              <w:fldChar w:fldCharType="end"/>
            </w:r>
          </w:ins>
        </w:p>
        <w:p w14:paraId="39F7BAF4" w14:textId="78BDA6DF" w:rsidR="00265D91" w:rsidRDefault="00265D91">
          <w:pPr>
            <w:pStyle w:val="TOC2"/>
            <w:tabs>
              <w:tab w:val="right" w:leader="dot" w:pos="9016"/>
            </w:tabs>
            <w:rPr>
              <w:ins w:id="44" w:author="Alfred Anate Bodurin Mayaki" w:date="2026-01-12T17:17:00Z" w16du:dateUtc="2026-01-12T17:17:00Z"/>
              <w:rFonts w:eastAsiaTheme="minorEastAsia"/>
              <w:noProof/>
              <w:lang w:eastAsia="en-GB"/>
            </w:rPr>
          </w:pPr>
          <w:ins w:id="45"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"_Toc219130665"</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8 Explicating my Literature Review 1</w:t>
            </w:r>
            <w:r>
              <w:rPr>
                <w:noProof/>
                <w:webHidden/>
              </w:rPr>
              <w:tab/>
            </w:r>
            <w:r>
              <w:rPr>
                <w:noProof/>
                <w:webHidden/>
              </w:rPr>
              <w:fldChar w:fldCharType="begin"/>
            </w:r>
            <w:r>
              <w:rPr>
                <w:noProof/>
                <w:webHidden/>
              </w:rPr>
              <w:instrText xml:space="preserve"> PAGEREF _Toc219130665 \h </w:instrText>
            </w:r>
          </w:ins>
          <w:r>
            <w:rPr>
              <w:noProof/>
              <w:webHidden/>
            </w:rPr>
          </w:r>
          <w:ins w:id="46" w:author="Alfred Anate Bodurin Mayaki" w:date="2026-01-12T17:17:00Z" w16du:dateUtc="2026-01-12T17:17:00Z">
            <w:r>
              <w:rPr>
                <w:noProof/>
                <w:webHidden/>
              </w:rPr>
              <w:fldChar w:fldCharType="separate"/>
            </w:r>
          </w:ins>
          <w:ins w:id="47" w:author="Alfred Anate Bodurin Mayaki" w:date="2026-01-12T17:19:00Z" w16du:dateUtc="2026-01-12T17:19:00Z">
            <w:r w:rsidR="006B6650">
              <w:rPr>
                <w:noProof/>
                <w:webHidden/>
              </w:rPr>
              <w:t>7</w:t>
            </w:r>
          </w:ins>
          <w:ins w:id="48" w:author="Alfred Anate Bodurin Mayaki" w:date="2026-01-12T17:17:00Z" w16du:dateUtc="2026-01-12T17:17:00Z">
            <w:r>
              <w:rPr>
                <w:noProof/>
                <w:webHidden/>
              </w:rPr>
              <w:fldChar w:fldCharType="end"/>
            </w:r>
            <w:r w:rsidRPr="00CE2D63">
              <w:rPr>
                <w:rStyle w:val="Hyperlink"/>
                <w:noProof/>
              </w:rPr>
              <w:fldChar w:fldCharType="end"/>
            </w:r>
          </w:ins>
        </w:p>
        <w:p w14:paraId="6FCBFBCD" w14:textId="05EDCB53" w:rsidR="00265D91" w:rsidRDefault="00265D91">
          <w:pPr>
            <w:pStyle w:val="TOC2"/>
            <w:tabs>
              <w:tab w:val="right" w:leader="dot" w:pos="9016"/>
            </w:tabs>
            <w:rPr>
              <w:ins w:id="49" w:author="Alfred Anate Bodurin Mayaki" w:date="2026-01-12T17:17:00Z" w16du:dateUtc="2026-01-12T17:17:00Z"/>
              <w:rFonts w:eastAsiaTheme="minorEastAsia"/>
              <w:noProof/>
              <w:lang w:eastAsia="en-GB"/>
            </w:rPr>
          </w:pPr>
          <w:ins w:id="50"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"_Toc219130666"</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9 Explicating my Literature Review 2 – Signalling Theory</w:t>
            </w:r>
            <w:r>
              <w:rPr>
                <w:noProof/>
                <w:webHidden/>
              </w:rPr>
              <w:tab/>
            </w:r>
            <w:r>
              <w:rPr>
                <w:noProof/>
                <w:webHidden/>
              </w:rPr>
              <w:fldChar w:fldCharType="begin"/>
            </w:r>
            <w:r>
              <w:rPr>
                <w:noProof/>
                <w:webHidden/>
              </w:rPr>
              <w:instrText xml:space="preserve"> PAGEREF _Toc219130666 \h </w:instrText>
            </w:r>
          </w:ins>
          <w:r>
            <w:rPr>
              <w:noProof/>
              <w:webHidden/>
            </w:rPr>
          </w:r>
          <w:ins w:id="51" w:author="Alfred Anate Bodurin Mayaki" w:date="2026-01-12T17:17:00Z" w16du:dateUtc="2026-01-12T17:17:00Z">
            <w:r>
              <w:rPr>
                <w:noProof/>
                <w:webHidden/>
              </w:rPr>
              <w:fldChar w:fldCharType="separate"/>
            </w:r>
          </w:ins>
          <w:ins w:id="52" w:author="Alfred Anate Bodurin Mayaki" w:date="2026-01-12T17:19:00Z" w16du:dateUtc="2026-01-12T17:19:00Z">
            <w:r w:rsidR="006B6650">
              <w:rPr>
                <w:noProof/>
                <w:webHidden/>
              </w:rPr>
              <w:t>7</w:t>
            </w:r>
          </w:ins>
          <w:ins w:id="53" w:author="Alfred Anate Bodurin Mayaki" w:date="2026-01-12T17:17:00Z" w16du:dateUtc="2026-01-12T17:17:00Z">
            <w:r>
              <w:rPr>
                <w:noProof/>
                <w:webHidden/>
              </w:rPr>
              <w:fldChar w:fldCharType="end"/>
            </w:r>
            <w:r w:rsidRPr="00CE2D63">
              <w:rPr>
                <w:rStyle w:val="Hyperlink"/>
                <w:noProof/>
              </w:rPr>
              <w:fldChar w:fldCharType="end"/>
            </w:r>
          </w:ins>
        </w:p>
        <w:p w14:paraId="7F87ED84" w14:textId="5AAA250C" w:rsidR="00265D91" w:rsidRDefault="00265D91">
          <w:pPr>
            <w:pStyle w:val="TOC2"/>
            <w:tabs>
              <w:tab w:val="right" w:leader="dot" w:pos="9016"/>
            </w:tabs>
            <w:rPr>
              <w:ins w:id="54" w:author="Alfred Anate Bodurin Mayaki" w:date="2026-01-12T17:17:00Z" w16du:dateUtc="2026-01-12T17:17:00Z"/>
              <w:rFonts w:eastAsiaTheme="minorEastAsia"/>
              <w:noProof/>
              <w:lang w:eastAsia="en-GB"/>
            </w:rPr>
          </w:pPr>
          <w:ins w:id="55"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"_Toc219130667"</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10 Explicating my Literature Review 3 – Recruitment &amp; Selection</w:t>
            </w:r>
            <w:r>
              <w:rPr>
                <w:noProof/>
                <w:webHidden/>
              </w:rPr>
              <w:tab/>
            </w:r>
            <w:r>
              <w:rPr>
                <w:noProof/>
                <w:webHidden/>
              </w:rPr>
              <w:fldChar w:fldCharType="begin"/>
            </w:r>
            <w:r>
              <w:rPr>
                <w:noProof/>
                <w:webHidden/>
              </w:rPr>
              <w:instrText xml:space="preserve"> PAGEREF _Toc219130667 \h </w:instrText>
            </w:r>
          </w:ins>
          <w:r>
            <w:rPr>
              <w:noProof/>
              <w:webHidden/>
            </w:rPr>
          </w:r>
          <w:ins w:id="56" w:author="Alfred Anate Bodurin Mayaki" w:date="2026-01-12T17:17:00Z" w16du:dateUtc="2026-01-12T17:17:00Z">
            <w:r>
              <w:rPr>
                <w:noProof/>
                <w:webHidden/>
              </w:rPr>
              <w:fldChar w:fldCharType="separate"/>
            </w:r>
          </w:ins>
          <w:ins w:id="57" w:author="Alfred Anate Bodurin Mayaki" w:date="2026-01-12T17:19:00Z" w16du:dateUtc="2026-01-12T17:19:00Z">
            <w:r w:rsidR="006B6650">
              <w:rPr>
                <w:noProof/>
                <w:webHidden/>
              </w:rPr>
              <w:t>9</w:t>
            </w:r>
          </w:ins>
          <w:ins w:id="58" w:author="Alfred Anate Bodurin Mayaki" w:date="2026-01-12T17:17:00Z" w16du:dateUtc="2026-01-12T17:17:00Z">
            <w:r>
              <w:rPr>
                <w:noProof/>
                <w:webHidden/>
              </w:rPr>
              <w:fldChar w:fldCharType="end"/>
            </w:r>
            <w:r w:rsidRPr="00CE2D63">
              <w:rPr>
                <w:rStyle w:val="Hyperlink"/>
                <w:noProof/>
              </w:rPr>
              <w:fldChar w:fldCharType="end"/>
            </w:r>
          </w:ins>
        </w:p>
        <w:p w14:paraId="1CAFDF82" w14:textId="0468ABE7" w:rsidR="00265D91" w:rsidRDefault="00265D91">
          <w:pPr>
            <w:pStyle w:val="TOC2"/>
            <w:tabs>
              <w:tab w:val="right" w:leader="dot" w:pos="9016"/>
            </w:tabs>
            <w:rPr>
              <w:ins w:id="59" w:author="Alfred Anate Bodurin Mayaki" w:date="2026-01-12T17:17:00Z" w16du:dateUtc="2026-01-12T17:17:00Z"/>
              <w:rFonts w:eastAsiaTheme="minorEastAsia"/>
              <w:noProof/>
              <w:lang w:eastAsia="en-GB"/>
            </w:rPr>
          </w:pPr>
          <w:ins w:id="60" w:author="Alfred Anate Bodurin Mayaki" w:date="2026-01-12T17:17:00Z" w16du:dateUtc="2026-01-12T17:17:00Z">
            <w:r w:rsidRPr="00CE2D63">
              <w:rPr>
                <w:rStyle w:val="Hyperlink"/>
                <w:noProof/>
              </w:rPr>
              <w:fldChar w:fldCharType="begin"/>
            </w:r>
            <w:r w:rsidRPr="00CE2D63">
              <w:rPr>
                <w:rStyle w:val="Hyperlink"/>
                <w:noProof/>
              </w:rPr>
              <w:instrText xml:space="preserve"> </w:instrText>
            </w:r>
            <w:r>
              <w:rPr>
                <w:noProof/>
              </w:rPr>
              <w:instrText>HYPERLINK \l "_Toc219130668"</w:instrText>
            </w:r>
            <w:r w:rsidRPr="00CE2D63">
              <w:rPr>
                <w:rStyle w:val="Hyperlink"/>
                <w:noProof/>
              </w:rPr>
              <w:instrText xml:space="preserve"> </w:instrText>
            </w:r>
            <w:r w:rsidRPr="00CE2D63">
              <w:rPr>
                <w:rStyle w:val="Hyperlink"/>
                <w:noProof/>
              </w:rPr>
            </w:r>
            <w:r w:rsidRPr="00CE2D63">
              <w:rPr>
                <w:rStyle w:val="Hyperlink"/>
                <w:noProof/>
              </w:rPr>
              <w:fldChar w:fldCharType="separate"/>
            </w:r>
            <w:r w:rsidRPr="00CE2D63">
              <w:rPr>
                <w:rStyle w:val="Hyperlink"/>
                <w:rFonts w:ascii="CMU Sans Serif" w:hAnsi="CMU Sans Serif" w:cs="CMU Sans Serif"/>
                <w:noProof/>
              </w:rPr>
              <w:t>11 Journal of Economic Literature (JEL) Classification</w:t>
            </w:r>
            <w:r>
              <w:rPr>
                <w:noProof/>
                <w:webHidden/>
              </w:rPr>
              <w:tab/>
            </w:r>
            <w:r>
              <w:rPr>
                <w:noProof/>
                <w:webHidden/>
              </w:rPr>
              <w:fldChar w:fldCharType="begin"/>
            </w:r>
            <w:r>
              <w:rPr>
                <w:noProof/>
                <w:webHidden/>
              </w:rPr>
              <w:instrText xml:space="preserve"> PAGEREF _Toc219130668 \h </w:instrText>
            </w:r>
          </w:ins>
          <w:r>
            <w:rPr>
              <w:noProof/>
              <w:webHidden/>
            </w:rPr>
          </w:r>
          <w:ins w:id="61" w:author="Alfred Anate Bodurin Mayaki" w:date="2026-01-12T17:17:00Z" w16du:dateUtc="2026-01-12T17:17:00Z">
            <w:r>
              <w:rPr>
                <w:noProof/>
                <w:webHidden/>
              </w:rPr>
              <w:fldChar w:fldCharType="separate"/>
            </w:r>
          </w:ins>
          <w:ins w:id="62" w:author="Alfred Anate Bodurin Mayaki" w:date="2026-01-12T17:19:00Z" w16du:dateUtc="2026-01-12T17:19:00Z">
            <w:r w:rsidR="006B6650">
              <w:rPr>
                <w:noProof/>
                <w:webHidden/>
              </w:rPr>
              <w:t>9</w:t>
            </w:r>
          </w:ins>
          <w:ins w:id="63" w:author="Alfred Anate Bodurin Mayaki" w:date="2026-01-12T17:17:00Z" w16du:dateUtc="2026-01-12T17:17:00Z">
            <w:r>
              <w:rPr>
                <w:noProof/>
                <w:webHidden/>
              </w:rPr>
              <w:fldChar w:fldCharType="end"/>
            </w:r>
            <w:r w:rsidRPr="00CE2D63">
              <w:rPr>
                <w:rStyle w:val="Hyperlink"/>
                <w:noProof/>
              </w:rPr>
              <w:fldChar w:fldCharType="end"/>
            </w:r>
          </w:ins>
        </w:p>
        <w:p w14:paraId="2C9B537A" w14:textId="221E5020" w:rsidR="00D00585" w:rsidDel="00265D91" w:rsidRDefault="00D00585" w:rsidP="00C6713D">
          <w:pPr>
            <w:pStyle w:val="TOC2"/>
            <w:tabs>
              <w:tab w:val="right" w:leader="dot" w:pos="9016"/>
            </w:tabs>
            <w:jc w:val="both"/>
            <w:rPr>
              <w:del w:id="64" w:author="Alfred Anate Bodurin Mayaki" w:date="2026-01-12T17:17:00Z" w16du:dateUtc="2026-01-12T17:17:00Z"/>
              <w:rFonts w:eastAsiaTheme="minorEastAsia"/>
              <w:noProof/>
              <w:lang w:eastAsia="en-GB"/>
            </w:rPr>
          </w:pPr>
          <w:del w:id="65" w:author="Alfred Anate Bodurin Mayaki" w:date="2026-01-12T17:17:00Z" w16du:dateUtc="2026-01-12T17:17:00Z">
            <w:r w:rsidRPr="00265D91" w:rsidDel="00265D91">
              <w:rPr>
                <w:rPrChange w:id="66" w:author="Alfred Anate Bodurin Mayaki" w:date="2026-01-12T17:17:00Z" w16du:dateUtc="2026-01-12T17:17:00Z">
                  <w:rPr>
                    <w:rStyle w:val="Hyperlink"/>
                    <w:rFonts w:ascii="CMU Sans Serif" w:hAnsi="CMU Sans Serif" w:cs="CMU Sans Serif"/>
                    <w:noProof/>
                  </w:rPr>
                </w:rPrChange>
              </w:rPr>
              <w:delText>1 Outline</w:delText>
            </w:r>
            <w:r w:rsidDel="00265D91">
              <w:rPr>
                <w:noProof/>
                <w:webHidden/>
              </w:rPr>
              <w:tab/>
            </w:r>
            <w:r w:rsidR="00571AFF" w:rsidDel="00265D91">
              <w:rPr>
                <w:noProof/>
                <w:webHidden/>
              </w:rPr>
              <w:delText>3</w:delText>
            </w:r>
          </w:del>
        </w:p>
        <w:p w14:paraId="5DDE4C9B" w14:textId="2B691C26" w:rsidR="00D00585" w:rsidDel="00265D91" w:rsidRDefault="00D00585" w:rsidP="00C6713D">
          <w:pPr>
            <w:pStyle w:val="TOC2"/>
            <w:tabs>
              <w:tab w:val="right" w:leader="dot" w:pos="9016"/>
            </w:tabs>
            <w:jc w:val="both"/>
            <w:rPr>
              <w:del w:id="67" w:author="Alfred Anate Bodurin Mayaki" w:date="2026-01-12T17:17:00Z" w16du:dateUtc="2026-01-12T17:17:00Z"/>
              <w:rFonts w:eastAsiaTheme="minorEastAsia"/>
              <w:noProof/>
              <w:lang w:eastAsia="en-GB"/>
            </w:rPr>
          </w:pPr>
          <w:del w:id="68" w:author="Alfred Anate Bodurin Mayaki" w:date="2026-01-12T17:17:00Z" w16du:dateUtc="2026-01-12T17:17:00Z">
            <w:r w:rsidRPr="00265D91" w:rsidDel="00265D91">
              <w:rPr>
                <w:rPrChange w:id="69" w:author="Alfred Anate Bodurin Mayaki" w:date="2026-01-12T17:17:00Z" w16du:dateUtc="2026-01-12T17:17:00Z">
                  <w:rPr>
                    <w:rStyle w:val="Hyperlink"/>
                    <w:rFonts w:ascii="CMU Sans Serif" w:hAnsi="CMU Sans Serif" w:cs="CMU Sans Serif"/>
                    <w:noProof/>
                  </w:rPr>
                </w:rPrChange>
              </w:rPr>
              <w:delText>2 Introduction</w:delText>
            </w:r>
            <w:r w:rsidDel="00265D91">
              <w:rPr>
                <w:noProof/>
                <w:webHidden/>
              </w:rPr>
              <w:tab/>
            </w:r>
            <w:r w:rsidR="00571AFF" w:rsidDel="00265D91">
              <w:rPr>
                <w:noProof/>
                <w:webHidden/>
              </w:rPr>
              <w:delText>3</w:delText>
            </w:r>
          </w:del>
        </w:p>
        <w:p w14:paraId="342DB59E" w14:textId="579C612B" w:rsidR="00D00585" w:rsidDel="00265D91" w:rsidRDefault="00D00585" w:rsidP="00C6713D">
          <w:pPr>
            <w:pStyle w:val="TOC2"/>
            <w:tabs>
              <w:tab w:val="right" w:leader="dot" w:pos="9016"/>
            </w:tabs>
            <w:jc w:val="both"/>
            <w:rPr>
              <w:del w:id="70" w:author="Alfred Anate Bodurin Mayaki" w:date="2026-01-12T17:17:00Z" w16du:dateUtc="2026-01-12T17:17:00Z"/>
              <w:rFonts w:eastAsiaTheme="minorEastAsia"/>
              <w:noProof/>
              <w:lang w:eastAsia="en-GB"/>
            </w:rPr>
          </w:pPr>
          <w:del w:id="71" w:author="Alfred Anate Bodurin Mayaki" w:date="2026-01-12T17:17:00Z" w16du:dateUtc="2026-01-12T17:17:00Z">
            <w:r w:rsidRPr="00265D91" w:rsidDel="00265D91">
              <w:rPr>
                <w:rPrChange w:id="72" w:author="Alfred Anate Bodurin Mayaki" w:date="2026-01-12T17:17:00Z" w16du:dateUtc="2026-01-12T17:17:00Z">
                  <w:rPr>
                    <w:rStyle w:val="Hyperlink"/>
                    <w:rFonts w:ascii="CMU Sans Serif" w:hAnsi="CMU Sans Serif" w:cs="CMU Sans Serif"/>
                    <w:noProof/>
                  </w:rPr>
                </w:rPrChange>
              </w:rPr>
              <w:delText>3 Methodology</w:delText>
            </w:r>
            <w:r w:rsidDel="00265D91">
              <w:rPr>
                <w:noProof/>
                <w:webHidden/>
              </w:rPr>
              <w:tab/>
            </w:r>
            <w:r w:rsidR="00571AFF" w:rsidDel="00265D91">
              <w:rPr>
                <w:noProof/>
                <w:webHidden/>
              </w:rPr>
              <w:delText>3</w:delText>
            </w:r>
          </w:del>
        </w:p>
        <w:p w14:paraId="589D4A09" w14:textId="023EEABD" w:rsidR="00D00585" w:rsidDel="00265D91" w:rsidRDefault="00D00585" w:rsidP="00C6713D">
          <w:pPr>
            <w:pStyle w:val="TOC2"/>
            <w:tabs>
              <w:tab w:val="right" w:leader="dot" w:pos="9016"/>
            </w:tabs>
            <w:jc w:val="both"/>
            <w:rPr>
              <w:del w:id="73" w:author="Alfred Anate Bodurin Mayaki" w:date="2026-01-12T17:17:00Z" w16du:dateUtc="2026-01-12T17:17:00Z"/>
              <w:rFonts w:eastAsiaTheme="minorEastAsia"/>
              <w:noProof/>
              <w:lang w:eastAsia="en-GB"/>
            </w:rPr>
          </w:pPr>
          <w:del w:id="74" w:author="Alfred Anate Bodurin Mayaki" w:date="2026-01-12T17:17:00Z" w16du:dateUtc="2026-01-12T17:17:00Z">
            <w:r w:rsidRPr="00265D91" w:rsidDel="00265D91">
              <w:rPr>
                <w:rPrChange w:id="75" w:author="Alfred Anate Bodurin Mayaki" w:date="2026-01-12T17:17:00Z" w16du:dateUtc="2026-01-12T17:17:00Z">
                  <w:rPr>
                    <w:rStyle w:val="Hyperlink"/>
                    <w:rFonts w:ascii="CMU Sans Serif" w:hAnsi="CMU Sans Serif" w:cs="CMU Sans Serif"/>
                    <w:noProof/>
                  </w:rPr>
                </w:rPrChange>
              </w:rPr>
              <w:delText>4 Why this topic is important</w:delText>
            </w:r>
            <w:r w:rsidDel="00265D91">
              <w:rPr>
                <w:noProof/>
                <w:webHidden/>
              </w:rPr>
              <w:tab/>
            </w:r>
            <w:r w:rsidR="00571AFF" w:rsidDel="00265D91">
              <w:rPr>
                <w:noProof/>
                <w:webHidden/>
              </w:rPr>
              <w:delText>4</w:delText>
            </w:r>
          </w:del>
        </w:p>
        <w:p w14:paraId="252E1ABB" w14:textId="7F874307" w:rsidR="00D00585" w:rsidDel="00265D91" w:rsidRDefault="00D00585" w:rsidP="00C6713D">
          <w:pPr>
            <w:pStyle w:val="TOC2"/>
            <w:tabs>
              <w:tab w:val="right" w:leader="dot" w:pos="9016"/>
            </w:tabs>
            <w:jc w:val="both"/>
            <w:rPr>
              <w:del w:id="76" w:author="Alfred Anate Bodurin Mayaki" w:date="2026-01-12T17:17:00Z" w16du:dateUtc="2026-01-12T17:17:00Z"/>
              <w:rFonts w:eastAsiaTheme="minorEastAsia"/>
              <w:noProof/>
              <w:lang w:eastAsia="en-GB"/>
            </w:rPr>
          </w:pPr>
          <w:del w:id="77" w:author="Alfred Anate Bodurin Mayaki" w:date="2026-01-12T17:17:00Z" w16du:dateUtc="2026-01-12T17:17:00Z">
            <w:r w:rsidRPr="00265D91" w:rsidDel="00265D91">
              <w:rPr>
                <w:rPrChange w:id="78" w:author="Alfred Anate Bodurin Mayaki" w:date="2026-01-12T17:17:00Z" w16du:dateUtc="2026-01-12T17:17:00Z">
                  <w:rPr>
                    <w:rStyle w:val="Hyperlink"/>
                    <w:rFonts w:ascii="CMU Sans Serif" w:hAnsi="CMU Sans Serif" w:cs="CMU Sans Serif"/>
                    <w:noProof/>
                  </w:rPr>
                </w:rPrChange>
              </w:rPr>
              <w:delText>5 Timeline and Next Steps</w:delText>
            </w:r>
            <w:r w:rsidDel="00265D91">
              <w:rPr>
                <w:noProof/>
                <w:webHidden/>
              </w:rPr>
              <w:tab/>
            </w:r>
            <w:r w:rsidR="00571AFF" w:rsidDel="00265D91">
              <w:rPr>
                <w:noProof/>
                <w:webHidden/>
              </w:rPr>
              <w:delText>5</w:delText>
            </w:r>
          </w:del>
        </w:p>
        <w:p w14:paraId="74C43B24" w14:textId="7915C07C" w:rsidR="00D00585" w:rsidDel="00265D91" w:rsidRDefault="00D00585" w:rsidP="00C6713D">
          <w:pPr>
            <w:pStyle w:val="TOC2"/>
            <w:tabs>
              <w:tab w:val="right" w:leader="dot" w:pos="9016"/>
            </w:tabs>
            <w:jc w:val="both"/>
            <w:rPr>
              <w:del w:id="79" w:author="Alfred Anate Bodurin Mayaki" w:date="2026-01-12T17:17:00Z" w16du:dateUtc="2026-01-12T17:17:00Z"/>
              <w:rFonts w:eastAsiaTheme="minorEastAsia"/>
              <w:noProof/>
              <w:lang w:eastAsia="en-GB"/>
            </w:rPr>
          </w:pPr>
          <w:del w:id="80" w:author="Alfred Anate Bodurin Mayaki" w:date="2026-01-12T17:17:00Z" w16du:dateUtc="2026-01-12T17:17:00Z">
            <w:r w:rsidRPr="00265D91" w:rsidDel="00265D91">
              <w:rPr>
                <w:rPrChange w:id="81" w:author="Alfred Anate Bodurin Mayaki" w:date="2026-01-12T17:17:00Z" w16du:dateUtc="2026-01-12T17:17:00Z">
                  <w:rPr>
                    <w:rStyle w:val="Hyperlink"/>
                    <w:rFonts w:ascii="CMU Sans Serif" w:hAnsi="CMU Sans Serif" w:cs="CMU Sans Serif"/>
                    <w:noProof/>
                  </w:rPr>
                </w:rPrChange>
              </w:rPr>
              <w:delText>6 Introduction to TMA 2 – Literature Review</w:delText>
            </w:r>
            <w:r w:rsidDel="00265D91">
              <w:rPr>
                <w:noProof/>
                <w:webHidden/>
              </w:rPr>
              <w:tab/>
            </w:r>
            <w:r w:rsidR="00571AFF" w:rsidDel="00265D91">
              <w:rPr>
                <w:noProof/>
                <w:webHidden/>
              </w:rPr>
              <w:delText>6</w:delText>
            </w:r>
          </w:del>
        </w:p>
        <w:p w14:paraId="271DD1A9" w14:textId="7C7F6F9C" w:rsidR="00D00585" w:rsidDel="00265D91" w:rsidRDefault="00D00585" w:rsidP="00C6713D">
          <w:pPr>
            <w:pStyle w:val="TOC2"/>
            <w:tabs>
              <w:tab w:val="right" w:leader="dot" w:pos="9016"/>
            </w:tabs>
            <w:jc w:val="both"/>
            <w:rPr>
              <w:del w:id="82" w:author="Alfred Anate Bodurin Mayaki" w:date="2026-01-12T17:17:00Z" w16du:dateUtc="2026-01-12T17:17:00Z"/>
              <w:rFonts w:eastAsiaTheme="minorEastAsia"/>
              <w:noProof/>
              <w:lang w:eastAsia="en-GB"/>
            </w:rPr>
          </w:pPr>
          <w:del w:id="83" w:author="Alfred Anate Bodurin Mayaki" w:date="2026-01-12T17:17:00Z" w16du:dateUtc="2026-01-12T17:17:00Z">
            <w:r w:rsidRPr="00265D91" w:rsidDel="00265D91">
              <w:rPr>
                <w:rPrChange w:id="84" w:author="Alfred Anate Bodurin Mayaki" w:date="2026-01-12T17:17:00Z" w16du:dateUtc="2026-01-12T17:17:00Z">
                  <w:rPr>
                    <w:rStyle w:val="Hyperlink"/>
                    <w:rFonts w:ascii="CMU Sans Serif" w:hAnsi="CMU Sans Serif" w:cs="CMU Sans Serif"/>
                    <w:noProof/>
                  </w:rPr>
                </w:rPrChange>
              </w:rPr>
              <w:delText>7 Mapping subtopics that are relevant</w:delText>
            </w:r>
            <w:r w:rsidDel="00265D91">
              <w:rPr>
                <w:noProof/>
                <w:webHidden/>
              </w:rPr>
              <w:tab/>
            </w:r>
            <w:r w:rsidR="00571AFF" w:rsidDel="00265D91">
              <w:rPr>
                <w:noProof/>
                <w:webHidden/>
              </w:rPr>
              <w:delText>6</w:delText>
            </w:r>
          </w:del>
        </w:p>
        <w:p w14:paraId="3E01045B" w14:textId="218B1331" w:rsidR="00D00585" w:rsidDel="00265D91" w:rsidRDefault="00D00585" w:rsidP="00C6713D">
          <w:pPr>
            <w:pStyle w:val="TOC2"/>
            <w:tabs>
              <w:tab w:val="right" w:leader="dot" w:pos="9016"/>
            </w:tabs>
            <w:jc w:val="both"/>
            <w:rPr>
              <w:del w:id="85" w:author="Alfred Anate Bodurin Mayaki" w:date="2026-01-12T17:17:00Z" w16du:dateUtc="2026-01-12T17:17:00Z"/>
              <w:rFonts w:eastAsiaTheme="minorEastAsia"/>
              <w:noProof/>
              <w:lang w:eastAsia="en-GB"/>
            </w:rPr>
          </w:pPr>
          <w:del w:id="86" w:author="Alfred Anate Bodurin Mayaki" w:date="2026-01-12T17:17:00Z" w16du:dateUtc="2026-01-12T17:17:00Z">
            <w:r w:rsidRPr="00265D91" w:rsidDel="00265D91">
              <w:rPr>
                <w:rPrChange w:id="87" w:author="Alfred Anate Bodurin Mayaki" w:date="2026-01-12T17:17:00Z" w16du:dateUtc="2026-01-12T17:17:00Z">
                  <w:rPr>
                    <w:rStyle w:val="Hyperlink"/>
                    <w:rFonts w:ascii="CMU Sans Serif" w:hAnsi="CMU Sans Serif" w:cs="CMU Sans Serif"/>
                    <w:noProof/>
                  </w:rPr>
                </w:rPrChange>
              </w:rPr>
              <w:delText>8 Explicating my Literature Review 1</w:delText>
            </w:r>
            <w:r w:rsidDel="00265D91">
              <w:rPr>
                <w:noProof/>
                <w:webHidden/>
              </w:rPr>
              <w:tab/>
            </w:r>
            <w:r w:rsidR="00571AFF" w:rsidDel="00265D91">
              <w:rPr>
                <w:noProof/>
                <w:webHidden/>
              </w:rPr>
              <w:delText>7</w:delText>
            </w:r>
          </w:del>
        </w:p>
        <w:p w14:paraId="4810E73B" w14:textId="64FBAE54" w:rsidR="00D00585" w:rsidDel="00265D91" w:rsidRDefault="00D00585" w:rsidP="00C6713D">
          <w:pPr>
            <w:pStyle w:val="TOC2"/>
            <w:tabs>
              <w:tab w:val="right" w:leader="dot" w:pos="9016"/>
            </w:tabs>
            <w:jc w:val="both"/>
            <w:rPr>
              <w:del w:id="88" w:author="Alfred Anate Bodurin Mayaki" w:date="2026-01-12T17:17:00Z" w16du:dateUtc="2026-01-12T17:17:00Z"/>
              <w:rFonts w:eastAsiaTheme="minorEastAsia"/>
              <w:noProof/>
              <w:lang w:eastAsia="en-GB"/>
            </w:rPr>
          </w:pPr>
          <w:del w:id="89" w:author="Alfred Anate Bodurin Mayaki" w:date="2026-01-12T17:17:00Z" w16du:dateUtc="2026-01-12T17:17:00Z">
            <w:r w:rsidRPr="00265D91" w:rsidDel="00265D91">
              <w:rPr>
                <w:rPrChange w:id="90" w:author="Alfred Anate Bodurin Mayaki" w:date="2026-01-12T17:17:00Z" w16du:dateUtc="2026-01-12T17:17:00Z">
                  <w:rPr>
                    <w:rStyle w:val="Hyperlink"/>
                    <w:rFonts w:ascii="CMU Sans Serif" w:hAnsi="CMU Sans Serif" w:cs="CMU Sans Serif"/>
                    <w:noProof/>
                  </w:rPr>
                </w:rPrChange>
              </w:rPr>
              <w:delText>9 Explicating my Literature Review 2 – Signalling Theory</w:delText>
            </w:r>
            <w:r w:rsidDel="00265D91">
              <w:rPr>
                <w:noProof/>
                <w:webHidden/>
              </w:rPr>
              <w:tab/>
            </w:r>
          </w:del>
          <w:del w:id="91" w:author="Alfred Anate Bodurin Mayaki" w:date="2026-01-12T17:03:00Z" w16du:dateUtc="2026-01-12T17:03:00Z">
            <w:r w:rsidDel="00571AFF">
              <w:rPr>
                <w:noProof/>
                <w:webHidden/>
              </w:rPr>
              <w:delText>8</w:delText>
            </w:r>
          </w:del>
        </w:p>
        <w:p w14:paraId="4B83A9E9" w14:textId="318F8361" w:rsidR="00D00585" w:rsidDel="00265D91" w:rsidRDefault="00D00585" w:rsidP="00C6713D">
          <w:pPr>
            <w:pStyle w:val="TOC2"/>
            <w:tabs>
              <w:tab w:val="right" w:leader="dot" w:pos="9016"/>
            </w:tabs>
            <w:jc w:val="both"/>
            <w:rPr>
              <w:del w:id="92" w:author="Alfred Anate Bodurin Mayaki" w:date="2026-01-12T17:17:00Z" w16du:dateUtc="2026-01-12T17:17:00Z"/>
              <w:rFonts w:eastAsiaTheme="minorEastAsia"/>
              <w:noProof/>
              <w:lang w:eastAsia="en-GB"/>
            </w:rPr>
          </w:pPr>
          <w:del w:id="93" w:author="Alfred Anate Bodurin Mayaki" w:date="2026-01-12T17:17:00Z" w16du:dateUtc="2026-01-12T17:17:00Z">
            <w:r w:rsidRPr="00265D91" w:rsidDel="00265D91">
              <w:rPr>
                <w:rPrChange w:id="94" w:author="Alfred Anate Bodurin Mayaki" w:date="2026-01-12T17:17:00Z" w16du:dateUtc="2026-01-12T17:17:00Z">
                  <w:rPr>
                    <w:rStyle w:val="Hyperlink"/>
                    <w:rFonts w:ascii="CMU Sans Serif" w:hAnsi="CMU Sans Serif" w:cs="CMU Sans Serif"/>
                    <w:noProof/>
                  </w:rPr>
                </w:rPrChange>
              </w:rPr>
              <w:delText>10 Explicating my Literature Review 3 – Recruitment &amp; Selection</w:delText>
            </w:r>
            <w:r w:rsidDel="00265D91">
              <w:rPr>
                <w:noProof/>
                <w:webHidden/>
              </w:rPr>
              <w:tab/>
            </w:r>
            <w:r w:rsidR="00571AFF" w:rsidDel="00265D91">
              <w:rPr>
                <w:noProof/>
                <w:webHidden/>
              </w:rPr>
              <w:delText>9</w:delText>
            </w:r>
          </w:del>
        </w:p>
        <w:p w14:paraId="151A2391" w14:textId="3F2048A9" w:rsidR="00D00585" w:rsidDel="00265D91" w:rsidRDefault="00D00585" w:rsidP="00C6713D">
          <w:pPr>
            <w:pStyle w:val="TOC2"/>
            <w:tabs>
              <w:tab w:val="right" w:leader="dot" w:pos="9016"/>
            </w:tabs>
            <w:jc w:val="both"/>
            <w:rPr>
              <w:del w:id="95" w:author="Alfred Anate Bodurin Mayaki" w:date="2026-01-12T17:17:00Z" w16du:dateUtc="2026-01-12T17:17:00Z"/>
              <w:rFonts w:eastAsiaTheme="minorEastAsia"/>
              <w:noProof/>
              <w:lang w:eastAsia="en-GB"/>
            </w:rPr>
          </w:pPr>
          <w:del w:id="96" w:author="Alfred Anate Bodurin Mayaki" w:date="2026-01-12T17:17:00Z" w16du:dateUtc="2026-01-12T17:17:00Z">
            <w:r w:rsidRPr="00265D91" w:rsidDel="00265D91">
              <w:rPr>
                <w:rPrChange w:id="97" w:author="Alfred Anate Bodurin Mayaki" w:date="2026-01-12T17:17:00Z" w16du:dateUtc="2026-01-12T17:17:00Z">
                  <w:rPr>
                    <w:rStyle w:val="Hyperlink"/>
                    <w:rFonts w:ascii="CMU Sans Serif" w:hAnsi="CMU Sans Serif" w:cs="CMU Sans Serif"/>
                    <w:noProof/>
                  </w:rPr>
                </w:rPrChange>
              </w:rPr>
              <w:delText>References</w:delText>
            </w:r>
            <w:r w:rsidDel="00265D91">
              <w:rPr>
                <w:noProof/>
                <w:webHidden/>
              </w:rPr>
              <w:tab/>
            </w:r>
            <w:r w:rsidR="00571AFF" w:rsidDel="00265D91">
              <w:rPr>
                <w:noProof/>
                <w:webHidden/>
              </w:rPr>
              <w:delText>10</w:delText>
            </w:r>
          </w:del>
        </w:p>
        <w:p w14:paraId="550DBC5C" w14:textId="26D335F0" w:rsidR="00E64F87" w:rsidRPr="00811C16" w:rsidRDefault="00E64F87" w:rsidP="00C6713D">
          <w:pPr>
            <w:jc w:val="both"/>
          </w:pPr>
          <w:r w:rsidRPr="00811C16">
            <w:rPr>
              <w:b/>
              <w:bCs/>
              <w:noProof/>
            </w:rPr>
            <w:fldChar w:fldCharType="end"/>
          </w:r>
        </w:p>
      </w:sdtContent>
    </w:sdt>
    <w:p w14:paraId="19BE15AB" w14:textId="77777777" w:rsidR="00E64F87" w:rsidRPr="00811C16" w:rsidRDefault="00E64F87" w:rsidP="00C6713D">
      <w:pPr>
        <w:contextualSpacing/>
        <w:jc w:val="both"/>
        <w:rPr>
          <w:rFonts w:ascii="CMU Sans Serif" w:hAnsi="CMU Sans Serif" w:cs="CMU Sans Serif"/>
        </w:rPr>
      </w:pPr>
    </w:p>
    <w:p w14:paraId="70EBC2E4" w14:textId="77777777" w:rsidR="00E64F87" w:rsidRPr="00811C16" w:rsidRDefault="00E64F87" w:rsidP="00C6713D">
      <w:pPr>
        <w:contextualSpacing/>
        <w:jc w:val="both"/>
        <w:rPr>
          <w:rFonts w:ascii="CMU Sans Serif" w:hAnsi="CMU Sans Serif" w:cs="CMU Sans Serif"/>
        </w:rPr>
      </w:pPr>
    </w:p>
    <w:p w14:paraId="708BF9CA" w14:textId="77777777" w:rsidR="00E64F87" w:rsidRPr="00811C16" w:rsidRDefault="00E64F87" w:rsidP="00C6713D">
      <w:pPr>
        <w:contextualSpacing/>
        <w:jc w:val="both"/>
        <w:rPr>
          <w:rFonts w:ascii="CMU Sans Serif" w:hAnsi="CMU Sans Serif" w:cs="CMU Sans Serif"/>
        </w:rPr>
      </w:pPr>
    </w:p>
    <w:p w14:paraId="39F080A0" w14:textId="77777777" w:rsidR="00E64F87" w:rsidRPr="00811C16" w:rsidRDefault="00E64F87" w:rsidP="00C6713D">
      <w:pPr>
        <w:contextualSpacing/>
        <w:jc w:val="both"/>
        <w:rPr>
          <w:rFonts w:ascii="CMU Sans Serif" w:hAnsi="CMU Sans Serif" w:cs="CMU Sans Serif"/>
        </w:rPr>
      </w:pPr>
    </w:p>
    <w:p w14:paraId="7D398B83" w14:textId="77777777" w:rsidR="00E64F87" w:rsidRPr="00811C16" w:rsidRDefault="00E64F87" w:rsidP="00C6713D">
      <w:pPr>
        <w:contextualSpacing/>
        <w:jc w:val="both"/>
        <w:rPr>
          <w:rFonts w:ascii="CMU Sans Serif" w:hAnsi="CMU Sans Serif" w:cs="CMU Sans Serif"/>
        </w:rPr>
      </w:pPr>
    </w:p>
    <w:p w14:paraId="7D63D3FA" w14:textId="77777777" w:rsidR="00E64F87" w:rsidRPr="00811C16" w:rsidRDefault="00E64F87" w:rsidP="00C6713D">
      <w:pPr>
        <w:contextualSpacing/>
        <w:jc w:val="both"/>
        <w:rPr>
          <w:rFonts w:ascii="CMU Sans Serif" w:hAnsi="CMU Sans Serif" w:cs="CMU Sans Serif"/>
        </w:rPr>
      </w:pPr>
    </w:p>
    <w:p w14:paraId="44976B59" w14:textId="77777777" w:rsidR="00E64F87" w:rsidRPr="00811C16" w:rsidRDefault="00E64F87" w:rsidP="00C6713D">
      <w:pPr>
        <w:contextualSpacing/>
        <w:jc w:val="both"/>
        <w:rPr>
          <w:rFonts w:ascii="CMU Sans Serif" w:hAnsi="CMU Sans Serif" w:cs="CMU Sans Serif"/>
        </w:rPr>
      </w:pPr>
    </w:p>
    <w:p w14:paraId="0792ED41" w14:textId="77777777" w:rsidR="00E64F87" w:rsidRPr="00811C16" w:rsidRDefault="00E64F87" w:rsidP="00C6713D">
      <w:pPr>
        <w:contextualSpacing/>
        <w:jc w:val="both"/>
        <w:rPr>
          <w:rFonts w:ascii="CMU Sans Serif" w:hAnsi="CMU Sans Serif" w:cs="CMU Sans Serif"/>
        </w:rPr>
      </w:pPr>
    </w:p>
    <w:p w14:paraId="1819FA60" w14:textId="77777777" w:rsidR="00E64F87" w:rsidRPr="00811C16" w:rsidRDefault="00E64F87" w:rsidP="00C6713D">
      <w:pPr>
        <w:contextualSpacing/>
        <w:jc w:val="both"/>
        <w:rPr>
          <w:rFonts w:ascii="CMU Sans Serif" w:hAnsi="CMU Sans Serif" w:cs="CMU Sans Serif"/>
        </w:rPr>
      </w:pPr>
    </w:p>
    <w:p w14:paraId="124FEACB" w14:textId="77777777" w:rsidR="00E64F87" w:rsidRPr="00811C16" w:rsidRDefault="00E64F87" w:rsidP="00C6713D">
      <w:pPr>
        <w:contextualSpacing/>
        <w:jc w:val="both"/>
        <w:rPr>
          <w:rFonts w:ascii="CMU Sans Serif" w:hAnsi="CMU Sans Serif" w:cs="CMU Sans Serif"/>
        </w:rPr>
      </w:pPr>
    </w:p>
    <w:p w14:paraId="79A7A63C" w14:textId="77777777" w:rsidR="00E64F87" w:rsidRPr="00811C16" w:rsidRDefault="00E64F87" w:rsidP="00C6713D">
      <w:pPr>
        <w:contextualSpacing/>
        <w:jc w:val="both"/>
        <w:rPr>
          <w:rFonts w:ascii="CMU Sans Serif" w:hAnsi="CMU Sans Serif" w:cs="CMU Sans Serif"/>
        </w:rPr>
      </w:pPr>
    </w:p>
    <w:p w14:paraId="34DAFD31" w14:textId="77777777" w:rsidR="00E64F87" w:rsidRPr="00811C16" w:rsidRDefault="00E64F87" w:rsidP="00C6713D">
      <w:pPr>
        <w:contextualSpacing/>
        <w:jc w:val="both"/>
        <w:rPr>
          <w:rFonts w:ascii="CMU Sans Serif" w:hAnsi="CMU Sans Serif" w:cs="CMU Sans Serif"/>
        </w:rPr>
      </w:pPr>
    </w:p>
    <w:p w14:paraId="76446977" w14:textId="77777777" w:rsidR="00E64F87" w:rsidRPr="00811C16" w:rsidRDefault="00E64F87" w:rsidP="00C6713D">
      <w:pPr>
        <w:contextualSpacing/>
        <w:jc w:val="both"/>
        <w:rPr>
          <w:rFonts w:ascii="CMU Sans Serif" w:hAnsi="CMU Sans Serif" w:cs="CMU Sans Serif"/>
        </w:rPr>
      </w:pPr>
    </w:p>
    <w:p w14:paraId="0AE5DBAC" w14:textId="77777777" w:rsidR="00E64F87" w:rsidRPr="00811C16" w:rsidRDefault="00E64F87" w:rsidP="00C6713D">
      <w:pPr>
        <w:contextualSpacing/>
        <w:jc w:val="both"/>
        <w:rPr>
          <w:rFonts w:ascii="CMU Sans Serif" w:hAnsi="CMU Sans Serif" w:cs="CMU Sans Serif"/>
        </w:rPr>
      </w:pPr>
    </w:p>
    <w:p w14:paraId="3260A4A2" w14:textId="77777777" w:rsidR="00E64F87" w:rsidRPr="00811C16" w:rsidRDefault="00E64F87" w:rsidP="00C6713D">
      <w:pPr>
        <w:contextualSpacing/>
        <w:jc w:val="both"/>
        <w:rPr>
          <w:rFonts w:ascii="CMU Sans Serif" w:hAnsi="CMU Sans Serif" w:cs="CMU Sans Serif"/>
        </w:rPr>
      </w:pPr>
    </w:p>
    <w:p w14:paraId="000E5188" w14:textId="77777777" w:rsidR="00E64F87" w:rsidRPr="00811C16" w:rsidRDefault="00E64F87" w:rsidP="00C6713D">
      <w:pPr>
        <w:contextualSpacing/>
        <w:jc w:val="both"/>
        <w:rPr>
          <w:rFonts w:ascii="CMU Sans Serif" w:hAnsi="CMU Sans Serif" w:cs="CMU Sans Serif"/>
        </w:rPr>
      </w:pPr>
    </w:p>
    <w:p w14:paraId="50C437A7" w14:textId="77777777" w:rsidR="00E64F87" w:rsidRPr="00811C16" w:rsidRDefault="00E64F87" w:rsidP="00C6713D">
      <w:pPr>
        <w:contextualSpacing/>
        <w:jc w:val="both"/>
        <w:rPr>
          <w:rFonts w:ascii="CMU Sans Serif" w:hAnsi="CMU Sans Serif" w:cs="CMU Sans Serif"/>
        </w:rPr>
      </w:pPr>
    </w:p>
    <w:p w14:paraId="53DD290C" w14:textId="77777777" w:rsidR="00E64F87" w:rsidRDefault="00E64F87" w:rsidP="00C6713D">
      <w:pPr>
        <w:contextualSpacing/>
        <w:jc w:val="both"/>
        <w:rPr>
          <w:rFonts w:ascii="CMU Sans Serif" w:hAnsi="CMU Sans Serif" w:cs="CMU Sans Serif"/>
        </w:rPr>
      </w:pPr>
    </w:p>
    <w:p w14:paraId="4E6B0E1D" w14:textId="77777777" w:rsidR="00FC497B" w:rsidRDefault="00FC497B" w:rsidP="00C6713D">
      <w:pPr>
        <w:contextualSpacing/>
        <w:jc w:val="both"/>
        <w:rPr>
          <w:rFonts w:ascii="CMU Sans Serif" w:hAnsi="CMU Sans Serif" w:cs="CMU Sans Serif"/>
        </w:rPr>
      </w:pPr>
    </w:p>
    <w:p w14:paraId="0B21BCF0" w14:textId="77777777" w:rsidR="00FC497B" w:rsidRDefault="00FC497B" w:rsidP="00C6713D">
      <w:pPr>
        <w:contextualSpacing/>
        <w:jc w:val="both"/>
        <w:rPr>
          <w:rFonts w:ascii="CMU Sans Serif" w:hAnsi="CMU Sans Serif" w:cs="CMU Sans Serif"/>
        </w:rPr>
      </w:pPr>
    </w:p>
    <w:p w14:paraId="4B5A6D4A" w14:textId="40FCBFBA" w:rsidR="00FC497B" w:rsidRDefault="00FC497B" w:rsidP="00FC497B">
      <w:pPr>
        <w:spacing w:after="0" w:line="240" w:lineRule="auto"/>
        <w:jc w:val="both"/>
        <w:rPr>
          <w:rStyle w:val="Strong"/>
          <w:rFonts w:ascii="CMU Sans Serif" w:hAnsi="CMU Sans Serif" w:cs="CMU Sans Serif"/>
          <w:b w:val="0"/>
          <w:bCs w:val="0"/>
          <w:color w:val="EE0000"/>
          <w:sz w:val="20"/>
          <w:szCs w:val="20"/>
        </w:rPr>
      </w:pPr>
      <w:r w:rsidRPr="007F3DF9">
        <w:rPr>
          <w:rStyle w:val="Strong"/>
          <w:rFonts w:ascii="CMU Sans Serif" w:hAnsi="CMU Sans Serif" w:cs="CMU Sans Serif"/>
          <w:b w:val="0"/>
          <w:bCs w:val="0"/>
          <w:color w:val="EE0000"/>
          <w:sz w:val="20"/>
          <w:szCs w:val="20"/>
        </w:rPr>
        <w:t xml:space="preserve">*The TMA </w:t>
      </w:r>
      <w:r>
        <w:rPr>
          <w:rStyle w:val="Strong"/>
          <w:rFonts w:ascii="CMU Sans Serif" w:hAnsi="CMU Sans Serif" w:cs="CMU Sans Serif"/>
          <w:b w:val="0"/>
          <w:bCs w:val="0"/>
          <w:color w:val="EE0000"/>
          <w:sz w:val="20"/>
          <w:szCs w:val="20"/>
        </w:rPr>
        <w:t>1</w:t>
      </w:r>
      <w:r w:rsidRPr="007F3DF9">
        <w:rPr>
          <w:rStyle w:val="Strong"/>
          <w:rFonts w:ascii="CMU Sans Serif" w:hAnsi="CMU Sans Serif" w:cs="CMU Sans Serif"/>
          <w:b w:val="0"/>
          <w:bCs w:val="0"/>
          <w:color w:val="EE0000"/>
          <w:sz w:val="20"/>
          <w:szCs w:val="20"/>
        </w:rPr>
        <w:t xml:space="preserve"> assignment beg</w:t>
      </w:r>
      <w:r>
        <w:rPr>
          <w:rStyle w:val="Strong"/>
          <w:rFonts w:ascii="CMU Sans Serif" w:hAnsi="CMU Sans Serif" w:cs="CMU Sans Serif"/>
          <w:b w:val="0"/>
          <w:bCs w:val="0"/>
          <w:color w:val="EE0000"/>
          <w:sz w:val="20"/>
          <w:szCs w:val="20"/>
        </w:rPr>
        <w:t>an</w:t>
      </w:r>
      <w:r w:rsidRPr="007F3DF9">
        <w:rPr>
          <w:rStyle w:val="Strong"/>
          <w:rFonts w:ascii="CMU Sans Serif" w:hAnsi="CMU Sans Serif" w:cs="CMU Sans Serif"/>
          <w:b w:val="0"/>
          <w:bCs w:val="0"/>
          <w:color w:val="EE0000"/>
          <w:sz w:val="20"/>
          <w:szCs w:val="20"/>
        </w:rPr>
        <w:t xml:space="preserve"> here*</w:t>
      </w:r>
    </w:p>
    <w:p w14:paraId="58B4DA8A" w14:textId="3962D20C" w:rsidR="00265D91" w:rsidRPr="00682742" w:rsidRDefault="00265D91" w:rsidP="00265D91">
      <w:pPr>
        <w:pStyle w:val="Heading2"/>
        <w:contextualSpacing/>
        <w:jc w:val="both"/>
        <w:rPr>
          <w:ins w:id="98" w:author="Alfred Anate Bodurin Mayaki" w:date="2026-01-12T17:16:00Z" w16du:dateUtc="2026-01-12T17:16:00Z"/>
          <w:rFonts w:ascii="CMU Sans Serif" w:hAnsi="CMU Sans Serif" w:cs="CMU Sans Serif"/>
          <w:color w:val="auto"/>
        </w:rPr>
      </w:pPr>
      <w:bookmarkStart w:id="99" w:name="_Toc219130658"/>
      <w:ins w:id="100" w:author="Alfred Anate Bodurin Mayaki" w:date="2026-01-12T17:17:00Z" w16du:dateUtc="2026-01-12T17:17:00Z">
        <w:r>
          <w:rPr>
            <w:rStyle w:val="Strong"/>
            <w:rFonts w:ascii="CMU Sans Serif" w:hAnsi="CMU Sans Serif" w:cs="CMU Sans Serif"/>
            <w:b w:val="0"/>
            <w:bCs w:val="0"/>
            <w:color w:val="auto"/>
          </w:rPr>
          <w:lastRenderedPageBreak/>
          <w:t>1</w:t>
        </w:r>
      </w:ins>
      <w:ins w:id="101" w:author="Alfred Anate Bodurin Mayaki" w:date="2026-01-12T17:16:00Z" w16du:dateUtc="2026-01-12T17:16:00Z">
        <w:r>
          <w:rPr>
            <w:rStyle w:val="Strong"/>
            <w:rFonts w:ascii="CMU Sans Serif" w:hAnsi="CMU Sans Serif" w:cs="CMU Sans Serif"/>
            <w:b w:val="0"/>
            <w:bCs w:val="0"/>
            <w:color w:val="auto"/>
          </w:rPr>
          <w:t xml:space="preserve"> </w:t>
        </w:r>
      </w:ins>
      <w:ins w:id="102" w:author="Alfred Anate Bodurin Mayaki" w:date="2026-01-12T17:17:00Z" w16du:dateUtc="2026-01-12T17:17:00Z">
        <w:r>
          <w:rPr>
            <w:rStyle w:val="Strong"/>
            <w:rFonts w:ascii="CMU Sans Serif" w:hAnsi="CMU Sans Serif" w:cs="CMU Sans Serif"/>
            <w:b w:val="0"/>
            <w:bCs w:val="0"/>
            <w:color w:val="auto"/>
          </w:rPr>
          <w:t>Outline of the Topic</w:t>
        </w:r>
      </w:ins>
      <w:bookmarkEnd w:id="99"/>
    </w:p>
    <w:p w14:paraId="7E189C98" w14:textId="0AA78C0F" w:rsidR="00857765" w:rsidRPr="00FC497B" w:rsidDel="00265D91" w:rsidRDefault="009E2038" w:rsidP="00FC497B">
      <w:pPr>
        <w:spacing w:after="0" w:line="240" w:lineRule="auto"/>
        <w:jc w:val="both"/>
        <w:rPr>
          <w:del w:id="103" w:author="Alfred Anate Bodurin Mayaki" w:date="2026-01-12T17:16:00Z" w16du:dateUtc="2026-01-12T17:16:00Z"/>
          <w:rStyle w:val="Strong"/>
          <w:rFonts w:ascii="CMU Sans Serif" w:hAnsi="CMU Sans Serif" w:cs="CMU Sans Serif"/>
          <w:b w:val="0"/>
          <w:bCs w:val="0"/>
          <w:color w:val="EE0000"/>
          <w:sz w:val="20"/>
          <w:szCs w:val="20"/>
        </w:rPr>
      </w:pPr>
      <w:del w:id="104" w:author="Alfred Anate Bodurin Mayaki" w:date="2026-01-12T17:16:00Z" w16du:dateUtc="2026-01-12T17:16:00Z">
        <w:r w:rsidDel="00265D91">
          <w:rPr>
            <w:rStyle w:val="Strong"/>
            <w:rFonts w:ascii="CMU Sans Serif" w:hAnsi="CMU Sans Serif" w:cs="CMU Sans Serif"/>
            <w:b w:val="0"/>
            <w:bCs w:val="0"/>
          </w:rPr>
          <w:delText xml:space="preserve">1 </w:delText>
        </w:r>
        <w:r w:rsidR="00682742" w:rsidDel="00265D91">
          <w:rPr>
            <w:rStyle w:val="Strong"/>
            <w:rFonts w:ascii="CMU Sans Serif" w:hAnsi="CMU Sans Serif" w:cs="CMU Sans Serif"/>
            <w:b w:val="0"/>
            <w:bCs w:val="0"/>
          </w:rPr>
          <w:delText>Outline</w:delText>
        </w:r>
      </w:del>
    </w:p>
    <w:p w14:paraId="2D30960D" w14:textId="42B16777" w:rsidR="00682742" w:rsidRDefault="00682742" w:rsidP="00C6713D">
      <w:pPr>
        <w:spacing w:after="0" w:line="240" w:lineRule="auto"/>
        <w:contextualSpacing/>
        <w:jc w:val="both"/>
        <w:rPr>
          <w:rFonts w:ascii="CMU Sans Serif" w:hAnsi="CMU Sans Serif" w:cs="CMU Sans Serif"/>
          <w:sz w:val="20"/>
          <w:szCs w:val="20"/>
        </w:rPr>
      </w:pPr>
      <w:r w:rsidRPr="00682742">
        <w:rPr>
          <w:rFonts w:ascii="CMU Sans Serif" w:hAnsi="CMU Sans Serif" w:cs="CMU Sans Serif"/>
          <w:sz w:val="20"/>
          <w:szCs w:val="20"/>
        </w:rPr>
        <w:t xml:space="preserve">This opportunity to prepare a </w:t>
      </w:r>
      <w:del w:id="105" w:author="Alfred Anate Bodurin Mayaki" w:date="2026-01-13T20:58:00Z" w16du:dateUtc="2026-01-13T20:58:00Z">
        <w:r w:rsidRPr="00682742" w:rsidDel="00506E81">
          <w:rPr>
            <w:rFonts w:ascii="CMU Sans Serif" w:hAnsi="CMU Sans Serif" w:cs="CMU Sans Serif"/>
            <w:sz w:val="20"/>
            <w:szCs w:val="20"/>
          </w:rPr>
          <w:delText xml:space="preserve">doctoral </w:delText>
        </w:r>
      </w:del>
      <w:ins w:id="106" w:author="Alfred Anate Bodurin Mayaki" w:date="2026-01-13T20:58:00Z" w16du:dateUtc="2026-01-13T20:58:00Z">
        <w:r w:rsidR="00506E81">
          <w:rPr>
            <w:rFonts w:ascii="CMU Sans Serif" w:hAnsi="CMU Sans Serif" w:cs="CMU Sans Serif"/>
            <w:sz w:val="20"/>
            <w:szCs w:val="20"/>
          </w:rPr>
          <w:t>MSc dissertation</w:t>
        </w:r>
        <w:r w:rsidR="00506E81" w:rsidRPr="00682742">
          <w:rPr>
            <w:rFonts w:ascii="CMU Sans Serif" w:hAnsi="CMU Sans Serif" w:cs="CMU Sans Serif"/>
            <w:sz w:val="20"/>
            <w:szCs w:val="20"/>
          </w:rPr>
          <w:t xml:space="preserve"> </w:t>
        </w:r>
      </w:ins>
      <w:r w:rsidRPr="00682742">
        <w:rPr>
          <w:rFonts w:ascii="CMU Sans Serif" w:hAnsi="CMU Sans Serif" w:cs="CMU Sans Serif"/>
          <w:sz w:val="20"/>
          <w:szCs w:val="20"/>
        </w:rPr>
        <w:t>thesis all emerged because of the Buckland Review which was commissioned by </w:t>
      </w:r>
      <w:r w:rsidRPr="00682742">
        <w:rPr>
          <w:rFonts w:ascii="CMU Sans Serif" w:hAnsi="CMU Sans Serif" w:cs="CMU Sans Serif"/>
          <w:b/>
          <w:bCs/>
          <w:sz w:val="20"/>
          <w:szCs w:val="20"/>
        </w:rPr>
        <w:t>Sir Robert Buckland QC</w:t>
      </w:r>
      <w:r w:rsidRPr="00682742">
        <w:rPr>
          <w:rFonts w:ascii="CMU Sans Serif" w:hAnsi="CMU Sans Serif" w:cs="CMU Sans Serif"/>
          <w:sz w:val="20"/>
          <w:szCs w:val="20"/>
        </w:rPr>
        <w:t xml:space="preserve"> (the long-serving </w:t>
      </w:r>
      <w:r w:rsidR="00A4260C">
        <w:rPr>
          <w:rFonts w:ascii="CMU Sans Serif" w:hAnsi="CMU Sans Serif" w:cs="CMU Sans Serif"/>
          <w:sz w:val="20"/>
          <w:szCs w:val="20"/>
        </w:rPr>
        <w:t xml:space="preserve">former UK </w:t>
      </w:r>
      <w:r w:rsidRPr="00682742">
        <w:rPr>
          <w:rFonts w:ascii="CMU Sans Serif" w:hAnsi="CMU Sans Serif" w:cs="CMU Sans Serif"/>
          <w:sz w:val="20"/>
          <w:szCs w:val="20"/>
        </w:rPr>
        <w:t xml:space="preserve">Cabinet Minister and </w:t>
      </w:r>
      <w:r w:rsidR="00A4260C">
        <w:rPr>
          <w:rFonts w:ascii="CMU Sans Serif" w:hAnsi="CMU Sans Serif" w:cs="CMU Sans Serif"/>
          <w:sz w:val="20"/>
          <w:szCs w:val="20"/>
        </w:rPr>
        <w:t xml:space="preserve">former </w:t>
      </w:r>
      <w:r w:rsidRPr="00682742">
        <w:rPr>
          <w:rFonts w:ascii="CMU Sans Serif" w:hAnsi="CMU Sans Serif" w:cs="CMU Sans Serif"/>
          <w:sz w:val="20"/>
          <w:szCs w:val="20"/>
        </w:rPr>
        <w:t>MP for South Swindon) and Autistica in early 2024 under the leadership of the then Conservative Prime Minister, the Rt. Hon Rishi Sunak. </w:t>
      </w:r>
    </w:p>
    <w:p w14:paraId="63330490" w14:textId="77777777" w:rsidR="00682742" w:rsidRDefault="00682742" w:rsidP="00C6713D">
      <w:pPr>
        <w:spacing w:after="0" w:line="240" w:lineRule="auto"/>
        <w:contextualSpacing/>
        <w:jc w:val="both"/>
        <w:rPr>
          <w:rFonts w:ascii="CMU Sans Serif" w:hAnsi="CMU Sans Serif" w:cs="CMU Sans Serif"/>
          <w:sz w:val="20"/>
          <w:szCs w:val="20"/>
        </w:rPr>
      </w:pPr>
    </w:p>
    <w:p w14:paraId="57840DCB" w14:textId="7457F3D3" w:rsidR="00682742" w:rsidRPr="00682742" w:rsidRDefault="00682742" w:rsidP="00C6713D">
      <w:pPr>
        <w:spacing w:after="0" w:line="240" w:lineRule="auto"/>
        <w:contextualSpacing/>
        <w:jc w:val="both"/>
        <w:rPr>
          <w:rFonts w:ascii="CMU Sans Serif" w:hAnsi="CMU Sans Serif" w:cs="CMU Sans Serif"/>
          <w:sz w:val="20"/>
          <w:szCs w:val="20"/>
        </w:rPr>
      </w:pPr>
      <w:r w:rsidRPr="00682742">
        <w:rPr>
          <w:rFonts w:ascii="CMU Sans Serif" w:hAnsi="CMU Sans Serif" w:cs="CMU Sans Serif"/>
          <w:sz w:val="20"/>
          <w:szCs w:val="20"/>
        </w:rPr>
        <w:t>Since the outcome of the Buckland Review and its subsequent findings concerning the employment opportunities of Autistic applicants (that is, </w:t>
      </w:r>
      <w:r w:rsidRPr="00682742">
        <w:rPr>
          <w:rFonts w:ascii="CMU Sans Serif" w:hAnsi="CMU Sans Serif" w:cs="CMU Sans Serif"/>
          <w:b/>
          <w:bCs/>
          <w:sz w:val="20"/>
          <w:szCs w:val="20"/>
        </w:rPr>
        <w:t>7 in 10</w:t>
      </w:r>
      <w:r>
        <w:rPr>
          <w:rFonts w:ascii="CMU Sans Serif" w:hAnsi="CMU Sans Serif" w:cs="CMU Sans Serif"/>
          <w:sz w:val="20"/>
          <w:szCs w:val="20"/>
        </w:rPr>
        <w:t xml:space="preserve"> a</w:t>
      </w:r>
      <w:r w:rsidRPr="00682742">
        <w:rPr>
          <w:rFonts w:ascii="CMU Sans Serif" w:hAnsi="CMU Sans Serif" w:cs="CMU Sans Serif"/>
          <w:sz w:val="20"/>
          <w:szCs w:val="20"/>
        </w:rPr>
        <w:t>re not in gainful employment across the country), further research has been conducted by Miller and Doyle (2025) which forms the basis of how to </w:t>
      </w:r>
      <w:r w:rsidRPr="00682742">
        <w:rPr>
          <w:rFonts w:ascii="CMU Sans Serif" w:hAnsi="CMU Sans Serif" w:cs="CMU Sans Serif"/>
          <w:i/>
          <w:iCs/>
          <w:sz w:val="20"/>
          <w:szCs w:val="20"/>
        </w:rPr>
        <w:t>deconstruct</w:t>
      </w:r>
      <w:r w:rsidRPr="00682742">
        <w:rPr>
          <w:rFonts w:ascii="CMU Sans Serif" w:hAnsi="CMU Sans Serif" w:cs="CMU Sans Serif"/>
          <w:sz w:val="20"/>
          <w:szCs w:val="20"/>
        </w:rPr>
        <w:t> the various approaches taken by employers when attracting these aforementioned and completely hypothetical 7 in 10 neurodiverse applicants who are unemployed during recruitment activities, without employing specific and targeted recruitment campaigns which require candidates to come forward and identify their conditions at the outset of the process. </w:t>
      </w:r>
      <w:r w:rsidR="00404435">
        <w:rPr>
          <w:rFonts w:ascii="CMU Sans Serif" w:hAnsi="CMU Sans Serif" w:cs="CMU Sans Serif"/>
          <w:sz w:val="20"/>
          <w:szCs w:val="20"/>
        </w:rPr>
        <w:t xml:space="preserve">Dr. Nancy Doyle is a prolific campaigner for neurodivergence in the workplace </w:t>
      </w:r>
      <w:r w:rsidR="00F95740">
        <w:rPr>
          <w:rFonts w:ascii="CMU Sans Serif" w:hAnsi="CMU Sans Serif" w:cs="CMU Sans Serif"/>
          <w:sz w:val="20"/>
          <w:szCs w:val="20"/>
        </w:rPr>
        <w:t xml:space="preserve">who has previously written an online opinion piece for Genius Within, a UK </w:t>
      </w:r>
      <w:del w:id="107" w:author="Alfred Anate Bodurin Mayaki" w:date="2026-01-12T17:23:00Z" w16du:dateUtc="2026-01-12T17:23:00Z">
        <w:r w:rsidR="00F95740" w:rsidDel="006B6650">
          <w:rPr>
            <w:rFonts w:ascii="CMU Sans Serif" w:hAnsi="CMU Sans Serif" w:cs="CMU Sans Serif"/>
            <w:sz w:val="20"/>
            <w:szCs w:val="20"/>
          </w:rPr>
          <w:delText>charity</w:delText>
        </w:r>
      </w:del>
      <w:ins w:id="108" w:author="Alfred Anate Bodurin Mayaki" w:date="2026-01-12T17:23:00Z" w16du:dateUtc="2026-01-12T17:23:00Z">
        <w:r w:rsidR="006B6650">
          <w:rPr>
            <w:rFonts w:ascii="CMU Sans Serif" w:hAnsi="CMU Sans Serif" w:cs="CMU Sans Serif"/>
            <w:sz w:val="20"/>
            <w:szCs w:val="20"/>
          </w:rPr>
          <w:t>community interest company</w:t>
        </w:r>
      </w:ins>
      <w:r w:rsidR="00F95740">
        <w:rPr>
          <w:rFonts w:ascii="CMU Sans Serif" w:hAnsi="CMU Sans Serif" w:cs="CMU Sans Serif"/>
          <w:sz w:val="20"/>
          <w:szCs w:val="20"/>
        </w:rPr>
        <w:t>, on the</w:t>
      </w:r>
      <w:ins w:id="109" w:author="Alfred Anate Bodurin Mayaki" w:date="2026-01-12T17:23:00Z" w16du:dateUtc="2026-01-12T17:23:00Z">
        <w:r w:rsidR="006B6650">
          <w:rPr>
            <w:rFonts w:ascii="CMU Sans Serif" w:hAnsi="CMU Sans Serif" w:cs="CMU Sans Serif"/>
            <w:sz w:val="20"/>
            <w:szCs w:val="20"/>
          </w:rPr>
          <w:t xml:space="preserve"> subject of the</w:t>
        </w:r>
      </w:ins>
      <w:r w:rsidR="00F95740">
        <w:rPr>
          <w:rFonts w:ascii="CMU Sans Serif" w:hAnsi="CMU Sans Serif" w:cs="CMU Sans Serif"/>
          <w:sz w:val="20"/>
          <w:szCs w:val="20"/>
        </w:rPr>
        <w:t xml:space="preserve"> </w:t>
      </w:r>
      <w:r w:rsidR="00F95740" w:rsidRPr="00C7713E">
        <w:rPr>
          <w:rFonts w:ascii="CMU Sans Serif" w:hAnsi="CMU Sans Serif" w:cs="CMU Sans Serif"/>
          <w:b/>
          <w:bCs/>
          <w:sz w:val="20"/>
          <w:szCs w:val="20"/>
          <w:rPrChange w:id="110" w:author="Alfred Anate Bodurin Mayaki" w:date="2026-01-27T10:03:00Z" w16du:dateUtc="2026-01-27T10:03:00Z">
            <w:rPr>
              <w:rFonts w:ascii="CMU Sans Serif" w:hAnsi="CMU Sans Serif" w:cs="CMU Sans Serif"/>
              <w:sz w:val="20"/>
              <w:szCs w:val="20"/>
            </w:rPr>
          </w:rPrChange>
        </w:rPr>
        <w:t xml:space="preserve">Sir Charlie Mayfield </w:t>
      </w:r>
      <w:r w:rsidR="00F95740" w:rsidRPr="00504446">
        <w:rPr>
          <w:rFonts w:ascii="CMU Sans Serif" w:hAnsi="CMU Sans Serif" w:cs="CMU Sans Serif"/>
          <w:sz w:val="20"/>
          <w:szCs w:val="20"/>
        </w:rPr>
        <w:t>Review</w:t>
      </w:r>
      <w:r w:rsidR="00F95740">
        <w:rPr>
          <w:rFonts w:ascii="CMU Sans Serif" w:hAnsi="CMU Sans Serif" w:cs="CMU Sans Serif"/>
          <w:sz w:val="20"/>
          <w:szCs w:val="20"/>
        </w:rPr>
        <w:t xml:space="preserve"> </w:t>
      </w:r>
      <w:r w:rsidR="00404435">
        <w:rPr>
          <w:rFonts w:ascii="CMU Sans Serif" w:hAnsi="CMU Sans Serif" w:cs="CMU Sans Serif"/>
          <w:sz w:val="20"/>
          <w:szCs w:val="20"/>
        </w:rPr>
        <w:t>(Doyle, 2025)</w:t>
      </w:r>
      <w:r w:rsidR="00F95740">
        <w:rPr>
          <w:rFonts w:ascii="CMU Sans Serif" w:hAnsi="CMU Sans Serif" w:cs="CMU Sans Serif"/>
          <w:sz w:val="20"/>
          <w:szCs w:val="20"/>
        </w:rPr>
        <w:t xml:space="preserve">. </w:t>
      </w:r>
    </w:p>
    <w:p w14:paraId="0012131F" w14:textId="77777777" w:rsidR="00682742" w:rsidRPr="00682742" w:rsidRDefault="00682742" w:rsidP="00C6713D">
      <w:pPr>
        <w:spacing w:after="0" w:line="240" w:lineRule="auto"/>
        <w:contextualSpacing/>
        <w:jc w:val="both"/>
        <w:rPr>
          <w:rFonts w:ascii="CMU Sans Serif" w:hAnsi="CMU Sans Serif" w:cs="CMU Sans Serif"/>
          <w:sz w:val="20"/>
          <w:szCs w:val="20"/>
        </w:rPr>
      </w:pPr>
    </w:p>
    <w:p w14:paraId="50742EBA" w14:textId="566D5311" w:rsidR="00682742" w:rsidRPr="00682742" w:rsidRDefault="00682742" w:rsidP="00C6713D">
      <w:pPr>
        <w:spacing w:after="0" w:line="240" w:lineRule="auto"/>
        <w:contextualSpacing/>
        <w:jc w:val="both"/>
        <w:rPr>
          <w:rFonts w:ascii="CMU Sans Serif" w:hAnsi="CMU Sans Serif" w:cs="CMU Sans Serif"/>
          <w:sz w:val="20"/>
          <w:szCs w:val="20"/>
        </w:rPr>
      </w:pPr>
      <w:r w:rsidRPr="00682742">
        <w:rPr>
          <w:rFonts w:ascii="CMU Sans Serif" w:hAnsi="CMU Sans Serif" w:cs="CMU Sans Serif"/>
          <w:sz w:val="20"/>
          <w:szCs w:val="20"/>
        </w:rPr>
        <w:t>Th</w:t>
      </w:r>
      <w:ins w:id="111" w:author="Alfred Anate Bodurin Mayaki" w:date="2026-01-12T17:16:00Z" w16du:dateUtc="2026-01-12T17:16:00Z">
        <w:r w:rsidR="00265D91">
          <w:rPr>
            <w:rFonts w:ascii="CMU Sans Serif" w:hAnsi="CMU Sans Serif" w:cs="CMU Sans Serif"/>
            <w:sz w:val="20"/>
            <w:szCs w:val="20"/>
          </w:rPr>
          <w:t xml:space="preserve">e aforementioned </w:t>
        </w:r>
      </w:ins>
      <w:del w:id="112" w:author="Alfred Anate Bodurin Mayaki" w:date="2026-01-12T17:16:00Z" w16du:dateUtc="2026-01-12T17:16:00Z">
        <w:r w:rsidRPr="00682742" w:rsidDel="00265D91">
          <w:rPr>
            <w:rFonts w:ascii="CMU Sans Serif" w:hAnsi="CMU Sans Serif" w:cs="CMU Sans Serif"/>
            <w:sz w:val="20"/>
            <w:szCs w:val="20"/>
          </w:rPr>
          <w:delText xml:space="preserve">is approach </w:delText>
        </w:r>
      </w:del>
      <w:r w:rsidRPr="00682742">
        <w:rPr>
          <w:rFonts w:ascii="CMU Sans Serif" w:hAnsi="CMU Sans Serif" w:cs="CMU Sans Serif"/>
          <w:sz w:val="20"/>
          <w:szCs w:val="20"/>
        </w:rPr>
        <w:t>is important for several reasons, not least for the intrinsic motivation of the employee but also on grounds of fairness and positive discrimination. I am aiming to study how neurodiverse applicants perceive resource-based HRM (what we call the RBV in HRM theory) and how RBV approaches, which are inherently focused on creating competitive advantage link to recruitment signalling during the applicant journey. </w:t>
      </w:r>
    </w:p>
    <w:p w14:paraId="143184B1" w14:textId="77777777" w:rsidR="00682742" w:rsidRPr="00682742" w:rsidRDefault="00682742" w:rsidP="00C6713D">
      <w:pPr>
        <w:spacing w:after="0" w:line="240" w:lineRule="auto"/>
        <w:contextualSpacing/>
        <w:jc w:val="both"/>
        <w:rPr>
          <w:rFonts w:ascii="CMU Sans Serif" w:hAnsi="CMU Sans Serif" w:cs="CMU Sans Serif"/>
          <w:sz w:val="20"/>
          <w:szCs w:val="20"/>
        </w:rPr>
      </w:pPr>
    </w:p>
    <w:p w14:paraId="5CC19333" w14:textId="20E35695" w:rsidR="00682742" w:rsidRDefault="00682742" w:rsidP="00C6713D">
      <w:pPr>
        <w:spacing w:after="0" w:line="240" w:lineRule="auto"/>
        <w:contextualSpacing/>
        <w:jc w:val="both"/>
        <w:rPr>
          <w:rFonts w:ascii="CMU Sans Serif" w:hAnsi="CMU Sans Serif" w:cs="CMU Sans Serif"/>
          <w:sz w:val="20"/>
          <w:szCs w:val="20"/>
        </w:rPr>
      </w:pPr>
      <w:r w:rsidRPr="00682742">
        <w:rPr>
          <w:rFonts w:ascii="CMU Sans Serif" w:hAnsi="CMU Sans Serif" w:cs="CMU Sans Serif"/>
          <w:sz w:val="20"/>
          <w:szCs w:val="20"/>
        </w:rPr>
        <w:t>I am hoping to investigate several hypotheses (which I have cited in my PhD proposal) which will form the backbone of the research study, and which will either confirm the work of </w:t>
      </w:r>
      <w:r w:rsidRPr="00682742">
        <w:rPr>
          <w:rFonts w:ascii="CMU Sans Serif" w:hAnsi="CMU Sans Serif" w:cs="CMU Sans Serif"/>
          <w:b/>
          <w:bCs/>
          <w:sz w:val="20"/>
          <w:szCs w:val="20"/>
        </w:rPr>
        <w:t>Miller and Doyle (2025)</w:t>
      </w:r>
      <w:r w:rsidRPr="00682742">
        <w:rPr>
          <w:rFonts w:ascii="CMU Sans Serif" w:hAnsi="CMU Sans Serif" w:cs="CMU Sans Serif"/>
          <w:sz w:val="20"/>
          <w:szCs w:val="20"/>
        </w:rPr>
        <w:t xml:space="preserve"> or reject the premise of their recent research study. I also plan to extend Miller and Doyle's work to study anonymous responses from applicants with </w:t>
      </w:r>
      <w:r w:rsidR="00A4260C" w:rsidRPr="00682742">
        <w:rPr>
          <w:rFonts w:ascii="CMU Sans Serif" w:hAnsi="CMU Sans Serif" w:cs="CMU Sans Serif"/>
          <w:sz w:val="20"/>
          <w:szCs w:val="20"/>
        </w:rPr>
        <w:t>bipolar disorder</w:t>
      </w:r>
      <w:r w:rsidRPr="00682742">
        <w:rPr>
          <w:rFonts w:ascii="CMU Sans Serif" w:hAnsi="CMU Sans Serif" w:cs="CMU Sans Serif"/>
          <w:sz w:val="20"/>
          <w:szCs w:val="20"/>
        </w:rPr>
        <w:t xml:space="preserve"> (a condition that is </w:t>
      </w:r>
      <w:r w:rsidRPr="00682742">
        <w:rPr>
          <w:rFonts w:ascii="CMU Sans Serif" w:hAnsi="CMU Sans Serif" w:cs="CMU Sans Serif"/>
          <w:b/>
          <w:bCs/>
          <w:sz w:val="20"/>
          <w:szCs w:val="20"/>
        </w:rPr>
        <w:t>widely considered</w:t>
      </w:r>
      <w:r w:rsidRPr="00682742">
        <w:rPr>
          <w:rFonts w:ascii="CMU Sans Serif" w:hAnsi="CMU Sans Serif" w:cs="CMU Sans Serif"/>
          <w:sz w:val="20"/>
          <w:szCs w:val="20"/>
        </w:rPr>
        <w:t> as neurodivergent but was omitted from their empirical study).</w:t>
      </w:r>
    </w:p>
    <w:p w14:paraId="047993EE" w14:textId="7EDA4549" w:rsidR="00682742" w:rsidRPr="00682742" w:rsidRDefault="009E2038" w:rsidP="00C6713D">
      <w:pPr>
        <w:pStyle w:val="Heading2"/>
        <w:contextualSpacing/>
        <w:jc w:val="both"/>
        <w:rPr>
          <w:rFonts w:ascii="CMU Sans Serif" w:hAnsi="CMU Sans Serif" w:cs="CMU Sans Serif"/>
          <w:color w:val="auto"/>
        </w:rPr>
      </w:pPr>
      <w:bookmarkStart w:id="113" w:name="_Toc219130659"/>
      <w:r>
        <w:rPr>
          <w:rStyle w:val="Strong"/>
          <w:rFonts w:ascii="CMU Sans Serif" w:hAnsi="CMU Sans Serif" w:cs="CMU Sans Serif"/>
          <w:b w:val="0"/>
          <w:bCs w:val="0"/>
          <w:color w:val="auto"/>
        </w:rPr>
        <w:t xml:space="preserve">2 </w:t>
      </w:r>
      <w:r w:rsidR="00682742" w:rsidRPr="00811C16">
        <w:rPr>
          <w:rStyle w:val="Strong"/>
          <w:rFonts w:ascii="CMU Sans Serif" w:hAnsi="CMU Sans Serif" w:cs="CMU Sans Serif"/>
          <w:b w:val="0"/>
          <w:bCs w:val="0"/>
          <w:color w:val="auto"/>
        </w:rPr>
        <w:t>Introduction</w:t>
      </w:r>
      <w:bookmarkEnd w:id="113"/>
    </w:p>
    <w:p w14:paraId="1ADCA4C0" w14:textId="77777777" w:rsidR="00682742" w:rsidRDefault="00857765" w:rsidP="00C6713D">
      <w:pPr>
        <w:spacing w:after="0" w:line="240" w:lineRule="auto"/>
        <w:contextualSpacing/>
        <w:jc w:val="both"/>
        <w:rPr>
          <w:rFonts w:ascii="CMU Sans Serif" w:hAnsi="CMU Sans Serif" w:cs="CMU Sans Serif"/>
          <w:sz w:val="20"/>
          <w:szCs w:val="20"/>
        </w:rPr>
      </w:pPr>
      <w:r w:rsidRPr="00811C16">
        <w:rPr>
          <w:rFonts w:ascii="CMU Sans Serif" w:hAnsi="CMU Sans Serif" w:cs="CMU Sans Serif"/>
          <w:sz w:val="20"/>
          <w:szCs w:val="20"/>
        </w:rPr>
        <w:t>Given that recent research demonstrates how neuro</w:t>
      </w:r>
      <w:r w:rsidR="00324663">
        <w:rPr>
          <w:rFonts w:ascii="CMU Sans Serif" w:hAnsi="CMU Sans Serif" w:cs="CMU Sans Serif"/>
          <w:sz w:val="20"/>
          <w:szCs w:val="20"/>
        </w:rPr>
        <w:t>inclusive</w:t>
      </w:r>
      <w:r w:rsidRPr="00811C16">
        <w:rPr>
          <w:rFonts w:ascii="CMU Sans Serif" w:hAnsi="CMU Sans Serif" w:cs="CMU Sans Serif"/>
          <w:sz w:val="20"/>
          <w:szCs w:val="20"/>
        </w:rPr>
        <w:t xml:space="preserve"> teams can be 30% more productive than those which do not include neurodiverse employees (NatWest Mentor, 2025), and with Gen Z entering the workforce – over 50% of whom have some sort of neurodivergent condition</w:t>
      </w:r>
      <w:commentRangeStart w:id="114"/>
      <w:commentRangeStart w:id="115"/>
      <w:r w:rsidRPr="00811C16">
        <w:rPr>
          <w:rStyle w:val="FootnoteReference"/>
          <w:rFonts w:ascii="CMU Sans Serif" w:hAnsi="CMU Sans Serif" w:cs="CMU Sans Serif"/>
          <w:sz w:val="20"/>
          <w:szCs w:val="20"/>
        </w:rPr>
        <w:footnoteReference w:id="2"/>
      </w:r>
      <w:commentRangeEnd w:id="114"/>
      <w:r w:rsidRPr="00811C16">
        <w:rPr>
          <w:rStyle w:val="CommentReference"/>
          <w:rFonts w:ascii="CMU Sans Serif" w:hAnsi="CMU Sans Serif" w:cs="CMU Sans Serif"/>
        </w:rPr>
        <w:commentReference w:id="114"/>
      </w:r>
      <w:commentRangeEnd w:id="115"/>
      <w:r w:rsidR="009D0FA8" w:rsidRPr="00811C16">
        <w:rPr>
          <w:rStyle w:val="CommentReference"/>
        </w:rPr>
        <w:commentReference w:id="115"/>
      </w:r>
      <w:r w:rsidRPr="00811C16">
        <w:rPr>
          <w:rFonts w:ascii="CMU Sans Serif" w:hAnsi="CMU Sans Serif" w:cs="CMU Sans Serif"/>
          <w:sz w:val="20"/>
          <w:szCs w:val="20"/>
        </w:rPr>
        <w:t xml:space="preserve"> </w:t>
      </w:r>
      <w:r w:rsidR="009D0FA8" w:rsidRPr="00811C16">
        <w:rPr>
          <w:rFonts w:ascii="CMU Sans Serif" w:hAnsi="CMU Sans Serif" w:cs="CMU Sans Serif"/>
          <w:sz w:val="20"/>
          <w:szCs w:val="20"/>
        </w:rPr>
        <w:t xml:space="preserve">- either Autism Spectrum Disorder or Bipolar Disorder </w:t>
      </w:r>
      <w:r w:rsidRPr="00811C16">
        <w:rPr>
          <w:rFonts w:ascii="CMU Sans Serif" w:hAnsi="CMU Sans Serif" w:cs="CMU Sans Serif"/>
          <w:sz w:val="20"/>
          <w:szCs w:val="20"/>
        </w:rPr>
        <w:t xml:space="preserve">(Forbes Magazine, 2025), the broad research topic I have selected to follow for this module is a contemporary problem with its roots in a recent report </w:t>
      </w:r>
      <w:r w:rsidRPr="00811C16">
        <w:rPr>
          <w:rFonts w:ascii="CMU Sans Serif" w:hAnsi="CMU Sans Serif" w:cs="CMU Sans Serif"/>
          <w:sz w:val="22"/>
          <w:szCs w:val="22"/>
        </w:rPr>
        <w:t>(</w:t>
      </w:r>
      <w:r w:rsidRPr="00811C16">
        <w:rPr>
          <w:rFonts w:ascii="CMU Sans Serif" w:hAnsi="CMU Sans Serif" w:cs="CMU Sans Serif"/>
          <w:sz w:val="20"/>
          <w:szCs w:val="20"/>
        </w:rPr>
        <w:t>Youth Future’s Foundation, 2025)</w:t>
      </w:r>
      <w:r w:rsidRPr="00811C16">
        <w:rPr>
          <w:rFonts w:ascii="CMU Sans Serif" w:hAnsi="CMU Sans Serif" w:cs="CMU Sans Serif"/>
          <w:sz w:val="22"/>
          <w:szCs w:val="22"/>
        </w:rPr>
        <w:t xml:space="preserve">. </w:t>
      </w:r>
      <w:r w:rsidRPr="00811C16">
        <w:rPr>
          <w:rFonts w:ascii="CMU Sans Serif" w:hAnsi="CMU Sans Serif" w:cs="CMU Sans Serif"/>
          <w:sz w:val="20"/>
          <w:szCs w:val="20"/>
        </w:rPr>
        <w:t xml:space="preserve">As an interdisciplinary topic, this thesis is partly covered by </w:t>
      </w:r>
      <w:r w:rsidRPr="00811C16">
        <w:rPr>
          <w:rFonts w:ascii="CMU Sans Serif" w:hAnsi="CMU Sans Serif" w:cs="CMU Sans Serif"/>
          <w:i/>
          <w:iCs/>
          <w:sz w:val="20"/>
          <w:szCs w:val="20"/>
        </w:rPr>
        <w:t>signalling</w:t>
      </w:r>
      <w:r w:rsidRPr="00811C16">
        <w:rPr>
          <w:rFonts w:ascii="CMU Sans Serif" w:hAnsi="CMU Sans Serif" w:cs="CMU Sans Serif"/>
          <w:sz w:val="20"/>
          <w:szCs w:val="20"/>
        </w:rPr>
        <w:t xml:space="preserve"> (</w:t>
      </w:r>
      <w:commentRangeStart w:id="116"/>
      <w:r w:rsidRPr="00811C16">
        <w:rPr>
          <w:rFonts w:ascii="CMU Sans Serif" w:hAnsi="CMU Sans Serif" w:cs="CMU Sans Serif"/>
          <w:sz w:val="20"/>
          <w:szCs w:val="20"/>
        </w:rPr>
        <w:t>psychology</w:t>
      </w:r>
      <w:commentRangeEnd w:id="116"/>
      <w:r w:rsidRPr="00811C16">
        <w:rPr>
          <w:rStyle w:val="CommentReference"/>
          <w:rFonts w:ascii="CMU Sans Serif" w:hAnsi="CMU Sans Serif" w:cs="CMU Sans Serif"/>
        </w:rPr>
        <w:commentReference w:id="116"/>
      </w:r>
      <w:r w:rsidRPr="00811C16">
        <w:rPr>
          <w:rFonts w:ascii="CMU Sans Serif" w:hAnsi="CMU Sans Serif" w:cs="CMU Sans Serif"/>
          <w:sz w:val="20"/>
          <w:szCs w:val="20"/>
        </w:rPr>
        <w:t xml:space="preserve">), </w:t>
      </w:r>
      <w:r w:rsidRPr="00811C16">
        <w:rPr>
          <w:rFonts w:ascii="CMU Sans Serif" w:hAnsi="CMU Sans Serif" w:cs="CMU Sans Serif"/>
          <w:i/>
          <w:iCs/>
          <w:sz w:val="20"/>
          <w:szCs w:val="20"/>
        </w:rPr>
        <w:t>applicant</w:t>
      </w:r>
      <w:r w:rsidRPr="00811C16">
        <w:rPr>
          <w:rFonts w:ascii="CMU Sans Serif" w:hAnsi="CMU Sans Serif" w:cs="CMU Sans Serif"/>
          <w:sz w:val="20"/>
          <w:szCs w:val="20"/>
        </w:rPr>
        <w:t xml:space="preserve"> </w:t>
      </w:r>
      <w:r w:rsidRPr="00811C16">
        <w:rPr>
          <w:rFonts w:ascii="CMU Sans Serif" w:hAnsi="CMU Sans Serif" w:cs="CMU Sans Serif"/>
          <w:i/>
          <w:iCs/>
          <w:sz w:val="20"/>
          <w:szCs w:val="20"/>
        </w:rPr>
        <w:t>attraction</w:t>
      </w:r>
      <w:r w:rsidRPr="00811C16">
        <w:rPr>
          <w:rFonts w:ascii="CMU Sans Serif" w:hAnsi="CMU Sans Serif" w:cs="CMU Sans Serif"/>
          <w:sz w:val="20"/>
          <w:szCs w:val="20"/>
        </w:rPr>
        <w:t xml:space="preserve"> (HRM), </w:t>
      </w:r>
      <w:r w:rsidRPr="00811C16">
        <w:rPr>
          <w:rFonts w:ascii="CMU Sans Serif" w:hAnsi="CMU Sans Serif" w:cs="CMU Sans Serif"/>
          <w:i/>
          <w:iCs/>
          <w:sz w:val="20"/>
          <w:szCs w:val="20"/>
        </w:rPr>
        <w:t>employee</w:t>
      </w:r>
      <w:r w:rsidRPr="00811C16">
        <w:rPr>
          <w:rFonts w:ascii="CMU Sans Serif" w:hAnsi="CMU Sans Serif" w:cs="CMU Sans Serif"/>
          <w:sz w:val="20"/>
          <w:szCs w:val="20"/>
        </w:rPr>
        <w:t xml:space="preserve"> </w:t>
      </w:r>
      <w:r w:rsidRPr="00811C16">
        <w:rPr>
          <w:rFonts w:ascii="CMU Sans Serif" w:hAnsi="CMU Sans Serif" w:cs="CMU Sans Serif"/>
          <w:i/>
          <w:iCs/>
          <w:sz w:val="20"/>
          <w:szCs w:val="20"/>
        </w:rPr>
        <w:t>wellbeing</w:t>
      </w:r>
      <w:r w:rsidRPr="00811C16">
        <w:rPr>
          <w:rFonts w:ascii="CMU Sans Serif" w:hAnsi="CMU Sans Serif" w:cs="CMU Sans Serif"/>
          <w:sz w:val="20"/>
          <w:szCs w:val="20"/>
        </w:rPr>
        <w:t xml:space="preserve"> (HRM) and </w:t>
      </w:r>
      <w:r w:rsidRPr="00811C16">
        <w:rPr>
          <w:rFonts w:ascii="CMU Sans Serif" w:hAnsi="CMU Sans Serif" w:cs="CMU Sans Serif"/>
          <w:i/>
          <w:iCs/>
          <w:sz w:val="20"/>
          <w:szCs w:val="20"/>
        </w:rPr>
        <w:t>labour</w:t>
      </w:r>
      <w:r w:rsidRPr="00811C16">
        <w:rPr>
          <w:rFonts w:ascii="CMU Sans Serif" w:hAnsi="CMU Sans Serif" w:cs="CMU Sans Serif"/>
          <w:sz w:val="20"/>
          <w:szCs w:val="20"/>
        </w:rPr>
        <w:t xml:space="preserve"> </w:t>
      </w:r>
      <w:r w:rsidRPr="00811C16">
        <w:rPr>
          <w:rFonts w:ascii="CMU Sans Serif" w:hAnsi="CMU Sans Serif" w:cs="CMU Sans Serif"/>
          <w:i/>
          <w:iCs/>
          <w:sz w:val="20"/>
          <w:szCs w:val="20"/>
        </w:rPr>
        <w:t>market</w:t>
      </w:r>
      <w:r w:rsidRPr="00811C16">
        <w:rPr>
          <w:rFonts w:ascii="CMU Sans Serif" w:hAnsi="CMU Sans Serif" w:cs="CMU Sans Serif"/>
          <w:sz w:val="20"/>
          <w:szCs w:val="20"/>
        </w:rPr>
        <w:t xml:space="preserve"> </w:t>
      </w:r>
      <w:r w:rsidRPr="00811C16">
        <w:rPr>
          <w:rFonts w:ascii="CMU Sans Serif" w:hAnsi="CMU Sans Serif" w:cs="CMU Sans Serif"/>
          <w:i/>
          <w:iCs/>
          <w:sz w:val="20"/>
          <w:szCs w:val="20"/>
        </w:rPr>
        <w:t>analysis</w:t>
      </w:r>
      <w:r w:rsidRPr="00811C16">
        <w:rPr>
          <w:rFonts w:ascii="CMU Sans Serif" w:hAnsi="CMU Sans Serif" w:cs="CMU Sans Serif"/>
          <w:sz w:val="20"/>
          <w:szCs w:val="20"/>
        </w:rPr>
        <w:t xml:space="preserve"> (game theory). </w:t>
      </w:r>
    </w:p>
    <w:p w14:paraId="7C8977EA" w14:textId="77777777" w:rsidR="00682742" w:rsidRDefault="00682742" w:rsidP="00C6713D">
      <w:pPr>
        <w:spacing w:after="0" w:line="240" w:lineRule="auto"/>
        <w:contextualSpacing/>
        <w:jc w:val="both"/>
        <w:rPr>
          <w:rFonts w:ascii="CMU Sans Serif" w:hAnsi="CMU Sans Serif" w:cs="CMU Sans Serif"/>
          <w:sz w:val="20"/>
          <w:szCs w:val="20"/>
        </w:rPr>
      </w:pPr>
    </w:p>
    <w:p w14:paraId="1A81D07C" w14:textId="1DA921FC" w:rsidR="00827C78" w:rsidRDefault="00857765" w:rsidP="00C6713D">
      <w:pPr>
        <w:spacing w:after="0" w:line="240" w:lineRule="auto"/>
        <w:contextualSpacing/>
        <w:jc w:val="both"/>
        <w:rPr>
          <w:rFonts w:ascii="CMU Sans Serif" w:hAnsi="CMU Sans Serif" w:cs="CMU Sans Serif"/>
          <w:sz w:val="20"/>
          <w:szCs w:val="20"/>
        </w:rPr>
      </w:pPr>
      <w:r w:rsidRPr="00811C16">
        <w:rPr>
          <w:rFonts w:ascii="CMU Sans Serif" w:hAnsi="CMU Sans Serif" w:cs="CMU Sans Serif"/>
          <w:sz w:val="20"/>
          <w:szCs w:val="20"/>
        </w:rPr>
        <w:t>As I am deeply intrigued by the sort of opportunities available to young and neurodiverse job applicants and how these opportunities are perceived by those who apply, I have chosen a topic that investigates an instance and prevalent gap in the literature on hiring technology and perceptions of website recruitment processes by neurodiverse applicants (Miller and Doyle, 2025). I have devised a set of five hypothesis to outline the direction which I would like the research to follow, and which resulted in the research question I have settled on.</w:t>
      </w:r>
    </w:p>
    <w:p w14:paraId="044AC9D4" w14:textId="3767A393" w:rsidR="00827C78" w:rsidRPr="00811C16" w:rsidRDefault="009E2038" w:rsidP="00C6713D">
      <w:pPr>
        <w:pStyle w:val="Heading2"/>
        <w:contextualSpacing/>
        <w:jc w:val="both"/>
        <w:rPr>
          <w:rStyle w:val="Strong"/>
          <w:rFonts w:ascii="CMU Sans Serif" w:hAnsi="CMU Sans Serif" w:cs="CMU Sans Serif"/>
          <w:b w:val="0"/>
          <w:bCs w:val="0"/>
          <w:color w:val="auto"/>
        </w:rPr>
      </w:pPr>
      <w:bookmarkStart w:id="117" w:name="_Toc219130660"/>
      <w:r>
        <w:rPr>
          <w:rStyle w:val="Strong"/>
          <w:rFonts w:ascii="CMU Sans Serif" w:hAnsi="CMU Sans Serif" w:cs="CMU Sans Serif"/>
          <w:b w:val="0"/>
          <w:bCs w:val="0"/>
          <w:color w:val="auto"/>
        </w:rPr>
        <w:t xml:space="preserve">3 </w:t>
      </w:r>
      <w:r w:rsidR="00827C78" w:rsidRPr="00811C16">
        <w:rPr>
          <w:rStyle w:val="Strong"/>
          <w:rFonts w:ascii="CMU Sans Serif" w:hAnsi="CMU Sans Serif" w:cs="CMU Sans Serif"/>
          <w:b w:val="0"/>
          <w:bCs w:val="0"/>
          <w:color w:val="auto"/>
        </w:rPr>
        <w:t>Methodology</w:t>
      </w:r>
      <w:bookmarkEnd w:id="117"/>
    </w:p>
    <w:p w14:paraId="0C2D8E03" w14:textId="29C1A3DA" w:rsidR="00827C78" w:rsidRDefault="00A24B32" w:rsidP="00C6713D">
      <w:pPr>
        <w:spacing w:after="0" w:line="240" w:lineRule="auto"/>
        <w:contextualSpacing/>
        <w:jc w:val="both"/>
        <w:rPr>
          <w:rFonts w:ascii="CMU Sans Serif" w:hAnsi="CMU Sans Serif" w:cs="CMU Sans Serif"/>
          <w:sz w:val="20"/>
          <w:szCs w:val="20"/>
        </w:rPr>
      </w:pPr>
      <w:r w:rsidRPr="00811C16">
        <w:rPr>
          <w:rFonts w:ascii="CMU Sans Serif" w:hAnsi="CMU Sans Serif" w:cs="CMU Sans Serif"/>
          <w:sz w:val="20"/>
          <w:szCs w:val="20"/>
        </w:rPr>
        <w:t>For the PhD thesis, I will</w:t>
      </w:r>
      <w:r w:rsidR="00827C78" w:rsidRPr="00811C16">
        <w:rPr>
          <w:rFonts w:ascii="CMU Sans Serif" w:hAnsi="CMU Sans Serif" w:cs="CMU Sans Serif"/>
          <w:sz w:val="20"/>
          <w:szCs w:val="20"/>
        </w:rPr>
        <w:t xml:space="preserve"> aim to build on the MSc </w:t>
      </w:r>
      <w:r w:rsidRPr="00811C16">
        <w:rPr>
          <w:rFonts w:ascii="CMU Sans Serif" w:hAnsi="CMU Sans Serif" w:cs="CMU Sans Serif"/>
          <w:sz w:val="20"/>
          <w:szCs w:val="20"/>
        </w:rPr>
        <w:t xml:space="preserve">in HRM </w:t>
      </w:r>
      <w:r w:rsidR="00827C78" w:rsidRPr="00811C16">
        <w:rPr>
          <w:rFonts w:ascii="CMU Sans Serif" w:hAnsi="CMU Sans Serif" w:cs="CMU Sans Serif"/>
          <w:sz w:val="20"/>
          <w:szCs w:val="20"/>
        </w:rPr>
        <w:t xml:space="preserve">research study </w:t>
      </w:r>
      <w:r w:rsidRPr="00811C16">
        <w:rPr>
          <w:rFonts w:ascii="CMU Sans Serif" w:hAnsi="CMU Sans Serif" w:cs="CMU Sans Serif"/>
          <w:sz w:val="20"/>
          <w:szCs w:val="20"/>
        </w:rPr>
        <w:t>(</w:t>
      </w:r>
      <w:r w:rsidR="00827C78" w:rsidRPr="00811C16">
        <w:rPr>
          <w:rFonts w:ascii="CMU Sans Serif" w:hAnsi="CMU Sans Serif" w:cs="CMU Sans Serif"/>
          <w:sz w:val="20"/>
          <w:szCs w:val="20"/>
        </w:rPr>
        <w:t xml:space="preserve">which </w:t>
      </w:r>
      <w:r w:rsidRPr="00811C16">
        <w:rPr>
          <w:rFonts w:ascii="CMU Sans Serif" w:hAnsi="CMU Sans Serif" w:cs="CMU Sans Serif"/>
          <w:sz w:val="20"/>
          <w:szCs w:val="20"/>
        </w:rPr>
        <w:t>applies</w:t>
      </w:r>
      <w:r w:rsidR="00827C78" w:rsidRPr="00811C16">
        <w:rPr>
          <w:rFonts w:ascii="CMU Sans Serif" w:hAnsi="CMU Sans Serif" w:cs="CMU Sans Serif"/>
          <w:sz w:val="20"/>
          <w:szCs w:val="20"/>
        </w:rPr>
        <w:t xml:space="preserve"> a sentiment analysis and a questionnaire approach</w:t>
      </w:r>
      <w:r w:rsidRPr="00811C16">
        <w:rPr>
          <w:rFonts w:ascii="CMU Sans Serif" w:hAnsi="CMU Sans Serif" w:cs="CMU Sans Serif"/>
          <w:sz w:val="20"/>
          <w:szCs w:val="20"/>
        </w:rPr>
        <w:t xml:space="preserve">) </w:t>
      </w:r>
      <w:r w:rsidR="00827C78" w:rsidRPr="00811C16">
        <w:rPr>
          <w:rFonts w:ascii="CMU Sans Serif" w:hAnsi="CMU Sans Serif" w:cs="CMU Sans Serif"/>
          <w:sz w:val="20"/>
          <w:szCs w:val="20"/>
        </w:rPr>
        <w:t xml:space="preserve">by </w:t>
      </w:r>
      <w:r w:rsidRPr="00811C16">
        <w:rPr>
          <w:rFonts w:ascii="CMU Sans Serif" w:hAnsi="CMU Sans Serif" w:cs="CMU Sans Serif"/>
          <w:sz w:val="20"/>
          <w:szCs w:val="20"/>
        </w:rPr>
        <w:t xml:space="preserve">conducting empirical analysis of a diverse range of data sets including non-sensitive HR data from companies. </w:t>
      </w:r>
      <w:r w:rsidR="00857765" w:rsidRPr="00811C16">
        <w:rPr>
          <w:rFonts w:ascii="CMU Sans Serif" w:hAnsi="CMU Sans Serif" w:cs="CMU Sans Serif"/>
          <w:sz w:val="20"/>
          <w:szCs w:val="20"/>
        </w:rPr>
        <w:t xml:space="preserve">These hypotheses are subject to supervisory changes and will be honed </w:t>
      </w:r>
      <w:r w:rsidR="00857765" w:rsidRPr="00811C16">
        <w:rPr>
          <w:rFonts w:ascii="CMU Sans Serif" w:hAnsi="CMU Sans Serif" w:cs="CMU Sans Serif"/>
          <w:sz w:val="20"/>
          <w:szCs w:val="20"/>
        </w:rPr>
        <w:lastRenderedPageBreak/>
        <w:t>and amended as and when new information in the literature is discovered, reviewed and internalised. In order, these initial hypotheses read as follows:</w:t>
      </w:r>
    </w:p>
    <w:p w14:paraId="1519C2EB" w14:textId="77777777" w:rsidR="00682742" w:rsidRPr="00811C16" w:rsidRDefault="00682742" w:rsidP="00C6713D">
      <w:pPr>
        <w:spacing w:after="0" w:line="240" w:lineRule="auto"/>
        <w:contextualSpacing/>
        <w:jc w:val="both"/>
        <w:rPr>
          <w:rFonts w:ascii="CMU Sans Serif" w:hAnsi="CMU Sans Serif" w:cs="CMU Sans Serif"/>
          <w:sz w:val="20"/>
          <w:szCs w:val="20"/>
        </w:rPr>
      </w:pPr>
    </w:p>
    <w:p w14:paraId="563ED254" w14:textId="77777777" w:rsidR="00857765" w:rsidRPr="00811C16" w:rsidRDefault="00857765" w:rsidP="00C6713D">
      <w:pPr>
        <w:spacing w:after="0" w:line="240" w:lineRule="auto"/>
        <w:contextualSpacing/>
        <w:jc w:val="both"/>
        <w:rPr>
          <w:rFonts w:ascii="CMU Sans Serif" w:hAnsi="CMU Sans Serif" w:cs="CMU Sans Serif"/>
          <w:sz w:val="20"/>
          <w:szCs w:val="20"/>
        </w:rPr>
      </w:pPr>
    </w:p>
    <w:p w14:paraId="4317B14A" w14:textId="77777777" w:rsidR="00857765" w:rsidRPr="00811C16" w:rsidRDefault="00857765" w:rsidP="00C6713D">
      <w:pPr>
        <w:tabs>
          <w:tab w:val="left" w:pos="8055"/>
        </w:tabs>
        <w:spacing w:after="0" w:line="240" w:lineRule="auto"/>
        <w:contextualSpacing/>
        <w:jc w:val="both"/>
        <w:rPr>
          <w:rFonts w:ascii="CMU Sans Serif" w:hAnsi="CMU Sans Serif" w:cs="CMU Sans Serif"/>
          <w:sz w:val="20"/>
          <w:szCs w:val="20"/>
        </w:rPr>
      </w:pPr>
      <w:r w:rsidRPr="00811C16">
        <w:rPr>
          <w:rFonts w:ascii="CMU Sans Serif" w:hAnsi="CMU Sans Serif" w:cs="CMU Sans Serif"/>
          <w:b/>
          <w:bCs/>
          <w:sz w:val="20"/>
          <w:szCs w:val="20"/>
        </w:rPr>
        <w:t>Hypothesis 1:</w:t>
      </w:r>
      <w:r w:rsidRPr="00811C16">
        <w:rPr>
          <w:rFonts w:ascii="CMU Sans Serif" w:hAnsi="CMU Sans Serif" w:cs="CMU Sans Serif"/>
          <w:sz w:val="20"/>
          <w:szCs w:val="20"/>
        </w:rPr>
        <w:t xml:space="preserve"> Firms with resource-based HRM practices signal </w:t>
      </w:r>
      <w:r w:rsidRPr="00811C16">
        <w:rPr>
          <w:rFonts w:ascii="CMU Sans Serif" w:hAnsi="CMU Sans Serif" w:cs="CMU Sans Serif"/>
          <w:i/>
          <w:iCs/>
          <w:sz w:val="20"/>
          <w:szCs w:val="20"/>
        </w:rPr>
        <w:t>more</w:t>
      </w:r>
      <w:r w:rsidRPr="00811C16">
        <w:rPr>
          <w:rFonts w:ascii="CMU Sans Serif" w:hAnsi="CMU Sans Serif" w:cs="CMU Sans Serif"/>
          <w:sz w:val="20"/>
          <w:szCs w:val="20"/>
        </w:rPr>
        <w:t xml:space="preserve"> in successful applicant “journeys”</w:t>
      </w:r>
    </w:p>
    <w:p w14:paraId="7EF93660" w14:textId="7AC7C1FC" w:rsidR="00857765" w:rsidRPr="00811C16" w:rsidRDefault="00857765" w:rsidP="00C6713D">
      <w:pPr>
        <w:tabs>
          <w:tab w:val="left" w:pos="8055"/>
        </w:tabs>
        <w:spacing w:after="0" w:line="240" w:lineRule="auto"/>
        <w:contextualSpacing/>
        <w:jc w:val="both"/>
        <w:rPr>
          <w:rFonts w:ascii="CMU Sans Serif" w:hAnsi="CMU Sans Serif" w:cs="CMU Sans Serif"/>
          <w:sz w:val="20"/>
          <w:szCs w:val="20"/>
        </w:rPr>
      </w:pPr>
      <w:r w:rsidRPr="00811C16">
        <w:rPr>
          <w:rFonts w:ascii="CMU Sans Serif" w:hAnsi="CMU Sans Serif" w:cs="CMU Sans Serif"/>
          <w:b/>
          <w:bCs/>
          <w:sz w:val="20"/>
          <w:szCs w:val="20"/>
        </w:rPr>
        <w:t>Hypothesis 2:</w:t>
      </w:r>
      <w:r w:rsidRPr="00811C16">
        <w:rPr>
          <w:rFonts w:ascii="CMU Sans Serif" w:hAnsi="CMU Sans Serif" w:cs="CMU Sans Serif"/>
          <w:sz w:val="20"/>
          <w:szCs w:val="20"/>
        </w:rPr>
        <w:t xml:space="preserve"> Firms who signal more, also spend more annually on recruitment processes</w:t>
      </w:r>
    </w:p>
    <w:p w14:paraId="39A8008E" w14:textId="77777777" w:rsidR="00857765" w:rsidRPr="00811C16" w:rsidRDefault="00857765" w:rsidP="00C6713D">
      <w:pPr>
        <w:tabs>
          <w:tab w:val="left" w:pos="8055"/>
        </w:tabs>
        <w:spacing w:after="0" w:line="240" w:lineRule="auto"/>
        <w:contextualSpacing/>
        <w:jc w:val="both"/>
        <w:rPr>
          <w:rFonts w:ascii="CMU Sans Serif" w:hAnsi="CMU Sans Serif" w:cs="CMU Sans Serif"/>
          <w:sz w:val="20"/>
          <w:szCs w:val="20"/>
        </w:rPr>
      </w:pPr>
      <w:r w:rsidRPr="00811C16">
        <w:rPr>
          <w:rFonts w:ascii="CMU Sans Serif" w:hAnsi="CMU Sans Serif" w:cs="CMU Sans Serif"/>
          <w:b/>
          <w:bCs/>
          <w:sz w:val="20"/>
          <w:szCs w:val="20"/>
        </w:rPr>
        <w:t xml:space="preserve">Hypothesis 3: </w:t>
      </w:r>
      <w:r w:rsidRPr="00811C16">
        <w:rPr>
          <w:rFonts w:ascii="CMU Sans Serif" w:hAnsi="CMU Sans Serif" w:cs="CMU Sans Serif"/>
          <w:sz w:val="20"/>
          <w:szCs w:val="20"/>
        </w:rPr>
        <w:t xml:space="preserve">Firms with higher net spend “bundles” enable rather than deter neurodiverse applicants </w:t>
      </w:r>
    </w:p>
    <w:p w14:paraId="7D2A0ED7" w14:textId="77777777" w:rsidR="00857765" w:rsidRPr="00811C16" w:rsidRDefault="00857765" w:rsidP="00C6713D">
      <w:pPr>
        <w:tabs>
          <w:tab w:val="left" w:pos="8055"/>
        </w:tabs>
        <w:spacing w:after="0" w:line="240" w:lineRule="auto"/>
        <w:contextualSpacing/>
        <w:jc w:val="both"/>
        <w:rPr>
          <w:rFonts w:ascii="CMU Sans Serif" w:hAnsi="CMU Sans Serif" w:cs="CMU Sans Serif"/>
          <w:sz w:val="20"/>
          <w:szCs w:val="20"/>
        </w:rPr>
      </w:pPr>
      <w:r w:rsidRPr="00811C16">
        <w:rPr>
          <w:rFonts w:ascii="CMU Sans Serif" w:hAnsi="CMU Sans Serif" w:cs="CMU Sans Serif"/>
          <w:b/>
          <w:bCs/>
          <w:sz w:val="20"/>
          <w:szCs w:val="20"/>
        </w:rPr>
        <w:t xml:space="preserve">Hypothesis 4: </w:t>
      </w:r>
      <w:r w:rsidRPr="00811C16">
        <w:rPr>
          <w:rFonts w:ascii="CMU Sans Serif" w:hAnsi="CMU Sans Serif" w:cs="CMU Sans Serif"/>
          <w:sz w:val="20"/>
          <w:szCs w:val="20"/>
        </w:rPr>
        <w:t>Neurodivergent applicants</w:t>
      </w:r>
      <w:r w:rsidRPr="00811C16">
        <w:rPr>
          <w:rFonts w:ascii="CMU Sans Serif" w:hAnsi="CMU Sans Serif" w:cs="CMU Sans Serif"/>
          <w:b/>
          <w:bCs/>
          <w:sz w:val="20"/>
          <w:szCs w:val="20"/>
        </w:rPr>
        <w:t xml:space="preserve"> </w:t>
      </w:r>
      <w:r w:rsidRPr="00811C16">
        <w:rPr>
          <w:rFonts w:ascii="CMU Sans Serif" w:hAnsi="CMU Sans Serif" w:cs="CMU Sans Serif"/>
          <w:sz w:val="20"/>
          <w:szCs w:val="20"/>
        </w:rPr>
        <w:t>judge recruitment favourably compared to other colleagues</w:t>
      </w:r>
    </w:p>
    <w:p w14:paraId="51884457" w14:textId="77777777" w:rsidR="00857765" w:rsidRPr="00811C16" w:rsidRDefault="00857765" w:rsidP="00C6713D">
      <w:pPr>
        <w:tabs>
          <w:tab w:val="left" w:pos="8055"/>
        </w:tabs>
        <w:spacing w:after="0" w:line="240" w:lineRule="auto"/>
        <w:contextualSpacing/>
        <w:jc w:val="both"/>
        <w:rPr>
          <w:rFonts w:ascii="CMU Sans Serif" w:hAnsi="CMU Sans Serif" w:cs="CMU Sans Serif"/>
          <w:sz w:val="20"/>
          <w:szCs w:val="20"/>
        </w:rPr>
      </w:pPr>
      <w:r w:rsidRPr="00811C16">
        <w:rPr>
          <w:rFonts w:ascii="CMU Sans Serif" w:hAnsi="CMU Sans Serif" w:cs="CMU Sans Serif"/>
          <w:b/>
          <w:bCs/>
          <w:sz w:val="20"/>
          <w:szCs w:val="20"/>
        </w:rPr>
        <w:t>Hypothesis 5:</w:t>
      </w:r>
      <w:r w:rsidRPr="00811C16">
        <w:rPr>
          <w:rFonts w:ascii="CMU Sans Serif" w:hAnsi="CMU Sans Serif" w:cs="CMU Sans Serif"/>
          <w:sz w:val="20"/>
          <w:szCs w:val="20"/>
        </w:rPr>
        <w:t xml:space="preserve"> Firms having lower net spend signal less resource-based HRM </w:t>
      </w:r>
      <w:commentRangeStart w:id="118"/>
      <w:commentRangeStart w:id="119"/>
      <w:commentRangeStart w:id="120"/>
      <w:r w:rsidRPr="00811C16">
        <w:rPr>
          <w:rFonts w:ascii="CMU Sans Serif" w:hAnsi="CMU Sans Serif" w:cs="CMU Sans Serif"/>
          <w:sz w:val="20"/>
          <w:szCs w:val="20"/>
        </w:rPr>
        <w:t>practices</w:t>
      </w:r>
      <w:commentRangeEnd w:id="118"/>
      <w:r w:rsidRPr="00811C16">
        <w:rPr>
          <w:rStyle w:val="CommentReference"/>
          <w:rFonts w:ascii="CMU Sans Serif" w:hAnsi="CMU Sans Serif" w:cs="CMU Sans Serif"/>
        </w:rPr>
        <w:commentReference w:id="118"/>
      </w:r>
      <w:commentRangeEnd w:id="119"/>
      <w:r w:rsidRPr="00811C16">
        <w:rPr>
          <w:rStyle w:val="CommentReference"/>
          <w:rFonts w:ascii="CMU Sans Serif" w:hAnsi="CMU Sans Serif" w:cs="CMU Sans Serif"/>
        </w:rPr>
        <w:commentReference w:id="119"/>
      </w:r>
      <w:commentRangeEnd w:id="120"/>
      <w:r w:rsidRPr="00811C16">
        <w:rPr>
          <w:rStyle w:val="CommentReference"/>
          <w:rFonts w:ascii="CMU Sans Serif" w:hAnsi="CMU Sans Serif" w:cs="CMU Sans Serif"/>
        </w:rPr>
        <w:commentReference w:id="120"/>
      </w:r>
    </w:p>
    <w:p w14:paraId="73B2AFB8" w14:textId="77777777" w:rsidR="00857765" w:rsidRPr="00811C16" w:rsidRDefault="00857765" w:rsidP="00C6713D">
      <w:pPr>
        <w:spacing w:after="0" w:line="240" w:lineRule="auto"/>
        <w:contextualSpacing/>
        <w:jc w:val="both"/>
        <w:rPr>
          <w:rFonts w:ascii="CMU Sans Serif" w:hAnsi="CMU Sans Serif" w:cs="CMU Sans Serif"/>
          <w:sz w:val="20"/>
          <w:szCs w:val="20"/>
        </w:rPr>
      </w:pPr>
    </w:p>
    <w:p w14:paraId="290C1830" w14:textId="3EC3A2FA" w:rsidR="00857765" w:rsidRPr="00811C16" w:rsidRDefault="00857765" w:rsidP="00C6713D">
      <w:pPr>
        <w:spacing w:after="120" w:line="240" w:lineRule="auto"/>
        <w:contextualSpacing/>
        <w:mirrorIndents/>
        <w:jc w:val="both"/>
        <w:rPr>
          <w:rFonts w:ascii="CMU Sans Serif" w:hAnsi="CMU Sans Serif" w:cs="CMU Sans Serif"/>
          <w:sz w:val="20"/>
          <w:szCs w:val="20"/>
        </w:rPr>
      </w:pPr>
      <w:r w:rsidRPr="00811C16">
        <w:rPr>
          <w:rFonts w:ascii="CMU Sans Serif" w:hAnsi="CMU Sans Serif" w:cs="CMU Sans Serif"/>
          <w:sz w:val="20"/>
          <w:szCs w:val="20"/>
        </w:rPr>
        <w:t xml:space="preserve">These hypotheses refer to the research designed by Chang and Chin (2018) in their paper on online ratings and signalling and act as a starting point for further hypotheses. The theories which underpin this interdisciplinary topic can be traced back from its applied influences in HRM to what Guest (2021) refers to as </w:t>
      </w:r>
      <w:r w:rsidRPr="00811C16">
        <w:rPr>
          <w:rFonts w:ascii="CMU Sans Serif" w:hAnsi="CMU Sans Serif" w:cs="CMU Sans Serif"/>
          <w:sz w:val="20"/>
          <w:szCs w:val="20"/>
          <w:u w:val="single"/>
        </w:rPr>
        <w:t>attribution theory</w:t>
      </w:r>
      <w:r w:rsidRPr="00811C16">
        <w:rPr>
          <w:rFonts w:ascii="CMU Sans Serif" w:hAnsi="CMU Sans Serif" w:cs="CMU Sans Serif"/>
          <w:sz w:val="20"/>
          <w:szCs w:val="20"/>
        </w:rPr>
        <w:t xml:space="preserve"> – the theory of psychology which explains how behaviour is understood as a consequence of one’s environment. I will aim to investigate how signalling (Spence, 1973) affects situational attribution theory, and how it is thereby relevant to </w:t>
      </w:r>
      <w:r w:rsidRPr="00811C16">
        <w:rPr>
          <w:rFonts w:ascii="CMU Sans Serif" w:hAnsi="CMU Sans Serif" w:cs="CMU Sans Serif"/>
          <w:sz w:val="20"/>
          <w:szCs w:val="20"/>
          <w:u w:val="single"/>
        </w:rPr>
        <w:t>applicant attraction</w:t>
      </w:r>
      <w:r w:rsidRPr="00811C16">
        <w:rPr>
          <w:rFonts w:ascii="CMU Sans Serif" w:hAnsi="CMU Sans Serif" w:cs="CMU Sans Serif"/>
          <w:sz w:val="20"/>
          <w:szCs w:val="20"/>
        </w:rPr>
        <w:t xml:space="preserve"> of neurodiverse candidates (Celani and Singh, 2011). The </w:t>
      </w:r>
      <w:r w:rsidR="00E64F87" w:rsidRPr="00811C16">
        <w:rPr>
          <w:rFonts w:ascii="CMU Sans Serif" w:hAnsi="CMU Sans Serif" w:cs="CMU Sans Serif"/>
          <w:sz w:val="20"/>
          <w:szCs w:val="20"/>
        </w:rPr>
        <w:t xml:space="preserve">PhD </w:t>
      </w:r>
      <w:r w:rsidRPr="00811C16">
        <w:rPr>
          <w:rFonts w:ascii="CMU Sans Serif" w:hAnsi="CMU Sans Serif" w:cs="CMU Sans Serif"/>
          <w:sz w:val="20"/>
          <w:szCs w:val="20"/>
        </w:rPr>
        <w:t>research question can be drafted as:</w:t>
      </w:r>
    </w:p>
    <w:p w14:paraId="5008A41B" w14:textId="77777777" w:rsidR="00857765" w:rsidRPr="00811C16" w:rsidRDefault="00857765" w:rsidP="00C6713D">
      <w:pPr>
        <w:contextualSpacing/>
        <w:mirrorIndents/>
        <w:jc w:val="both"/>
        <w:rPr>
          <w:rFonts w:ascii="CMU Sans Serif" w:hAnsi="CMU Sans Serif" w:cs="CMU Sans Serif"/>
          <w:sz w:val="20"/>
          <w:szCs w:val="20"/>
        </w:rPr>
      </w:pPr>
    </w:p>
    <w:p w14:paraId="768C8243" w14:textId="06AB503D" w:rsidR="00857765" w:rsidRPr="00811C16" w:rsidRDefault="00857765" w:rsidP="00C6713D">
      <w:pPr>
        <w:contextualSpacing/>
        <w:mirrorIndents/>
        <w:jc w:val="both"/>
        <w:rPr>
          <w:rFonts w:ascii="CMU Sans Serif" w:hAnsi="CMU Sans Serif" w:cs="CMU Sans Serif"/>
          <w:b/>
          <w:bCs/>
          <w:sz w:val="20"/>
          <w:szCs w:val="20"/>
        </w:rPr>
      </w:pPr>
      <w:r w:rsidRPr="00811C16">
        <w:rPr>
          <w:rFonts w:ascii="CMU Sans Serif" w:hAnsi="CMU Sans Serif" w:cs="CMU Sans Serif"/>
          <w:b/>
          <w:bCs/>
          <w:sz w:val="20"/>
          <w:szCs w:val="20"/>
        </w:rPr>
        <w:t>“Signalling and Neurodiversity: Do firm SHRM choices substantially influence candidate perceptions of the applicant journey</w:t>
      </w:r>
      <w:r w:rsidR="00827C78" w:rsidRPr="00811C16">
        <w:rPr>
          <w:rFonts w:ascii="CMU Sans Serif" w:hAnsi="CMU Sans Serif" w:cs="CMU Sans Serif"/>
          <w:b/>
          <w:bCs/>
          <w:sz w:val="20"/>
          <w:szCs w:val="20"/>
        </w:rPr>
        <w:t>?</w:t>
      </w:r>
      <w:r w:rsidR="00827C78" w:rsidRPr="00811C16">
        <w:rPr>
          <w:rFonts w:ascii="CMU Sans Serif" w:hAnsi="CMU Sans Serif" w:cs="CMU Sans Serif"/>
          <w:b/>
          <w:bCs/>
          <w:i/>
          <w:iCs/>
          <w:sz w:val="20"/>
          <w:szCs w:val="20"/>
        </w:rPr>
        <w:t xml:space="preserve"> </w:t>
      </w:r>
      <w:r w:rsidR="00E64F87" w:rsidRPr="00811C16">
        <w:rPr>
          <w:rFonts w:ascii="CMU Sans Serif" w:hAnsi="CMU Sans Serif" w:cs="CMU Sans Serif"/>
          <w:b/>
          <w:bCs/>
          <w:i/>
          <w:iCs/>
          <w:sz w:val="20"/>
          <w:szCs w:val="20"/>
        </w:rPr>
        <w:t>An empirical analysis</w:t>
      </w:r>
      <w:r w:rsidR="00827C78" w:rsidRPr="00811C16">
        <w:rPr>
          <w:rFonts w:ascii="CMU Sans Serif" w:hAnsi="CMU Sans Serif" w:cs="CMU Sans Serif"/>
          <w:b/>
          <w:bCs/>
          <w:sz w:val="20"/>
          <w:szCs w:val="20"/>
        </w:rPr>
        <w:t>”</w:t>
      </w:r>
    </w:p>
    <w:p w14:paraId="076E381C" w14:textId="4633E4CE" w:rsidR="00857765" w:rsidRPr="00811C16" w:rsidRDefault="009E2038" w:rsidP="00C6713D">
      <w:pPr>
        <w:pStyle w:val="Heading2"/>
        <w:contextualSpacing/>
        <w:jc w:val="both"/>
        <w:rPr>
          <w:rFonts w:ascii="CMU Sans Serif" w:hAnsi="CMU Sans Serif" w:cs="CMU Sans Serif"/>
          <w:color w:val="auto"/>
        </w:rPr>
      </w:pPr>
      <w:bookmarkStart w:id="121" w:name="_Toc215736436"/>
      <w:bookmarkStart w:id="122" w:name="_Toc219130661"/>
      <w:r>
        <w:rPr>
          <w:rStyle w:val="Strong"/>
          <w:rFonts w:ascii="CMU Sans Serif" w:hAnsi="CMU Sans Serif" w:cs="CMU Sans Serif"/>
          <w:b w:val="0"/>
          <w:bCs w:val="0"/>
          <w:color w:val="auto"/>
        </w:rPr>
        <w:t xml:space="preserve">4 </w:t>
      </w:r>
      <w:r w:rsidR="00857765" w:rsidRPr="00811C16">
        <w:rPr>
          <w:rStyle w:val="Strong"/>
          <w:rFonts w:ascii="CMU Sans Serif" w:hAnsi="CMU Sans Serif" w:cs="CMU Sans Serif"/>
          <w:b w:val="0"/>
          <w:bCs w:val="0"/>
          <w:color w:val="auto"/>
        </w:rPr>
        <w:t>Why this topic is important</w:t>
      </w:r>
      <w:bookmarkEnd w:id="121"/>
      <w:bookmarkEnd w:id="122"/>
    </w:p>
    <w:p w14:paraId="2A6B2FB6" w14:textId="77777777" w:rsidR="00857765" w:rsidRPr="00811C16" w:rsidRDefault="00857765" w:rsidP="00C6713D">
      <w:pPr>
        <w:spacing w:after="0" w:line="240" w:lineRule="auto"/>
        <w:contextualSpacing/>
        <w:jc w:val="both"/>
        <w:rPr>
          <w:rFonts w:ascii="CMU Sans Serif" w:hAnsi="CMU Sans Serif" w:cs="CMU Sans Serif"/>
          <w:sz w:val="20"/>
          <w:szCs w:val="20"/>
        </w:rPr>
      </w:pPr>
      <w:r w:rsidRPr="00811C16">
        <w:rPr>
          <w:rFonts w:ascii="CMU Sans Serif" w:hAnsi="CMU Sans Serif" w:cs="CMU Sans Serif"/>
          <w:sz w:val="20"/>
          <w:szCs w:val="20"/>
        </w:rPr>
        <w:t xml:space="preserve">The importance of this research topic cannot be </w:t>
      </w:r>
      <w:commentRangeStart w:id="123"/>
      <w:r w:rsidRPr="00811C16">
        <w:rPr>
          <w:rFonts w:ascii="CMU Sans Serif" w:hAnsi="CMU Sans Serif" w:cs="CMU Sans Serif"/>
          <w:sz w:val="20"/>
          <w:szCs w:val="20"/>
        </w:rPr>
        <w:t>understated</w:t>
      </w:r>
      <w:commentRangeEnd w:id="123"/>
      <w:r w:rsidRPr="00811C16">
        <w:rPr>
          <w:rStyle w:val="CommentReference"/>
          <w:rFonts w:ascii="CMU Sans Serif" w:hAnsi="CMU Sans Serif" w:cs="CMU Sans Serif"/>
        </w:rPr>
        <w:commentReference w:id="123"/>
      </w:r>
      <w:r w:rsidRPr="00811C16">
        <w:rPr>
          <w:rFonts w:ascii="CMU Sans Serif" w:hAnsi="CMU Sans Serif" w:cs="CMU Sans Serif"/>
          <w:sz w:val="20"/>
          <w:szCs w:val="20"/>
        </w:rPr>
        <w:t xml:space="preserve">. Specifically, the topic is important because it seeks to enquire into how diverse job applicants perceive their roles in the organization </w:t>
      </w:r>
      <w:r w:rsidRPr="00811C16">
        <w:rPr>
          <w:rFonts w:ascii="CMU Sans Serif" w:hAnsi="CMU Sans Serif" w:cs="CMU Sans Serif"/>
          <w:i/>
          <w:iCs/>
          <w:sz w:val="20"/>
          <w:szCs w:val="20"/>
          <w:u w:val="single"/>
        </w:rPr>
        <w:t>prior to</w:t>
      </w:r>
      <w:r w:rsidRPr="00811C16">
        <w:rPr>
          <w:rFonts w:ascii="CMU Sans Serif" w:hAnsi="CMU Sans Serif" w:cs="CMU Sans Serif"/>
          <w:sz w:val="20"/>
          <w:szCs w:val="20"/>
        </w:rPr>
        <w:t xml:space="preserve"> being onboarded as employees (in other words, it asks how </w:t>
      </w:r>
      <w:r w:rsidRPr="00811C16">
        <w:rPr>
          <w:rFonts w:ascii="CMU Sans Serif" w:hAnsi="CMU Sans Serif" w:cs="CMU Sans Serif"/>
          <w:i/>
          <w:iCs/>
          <w:sz w:val="20"/>
          <w:szCs w:val="20"/>
        </w:rPr>
        <w:t>neuro</w:t>
      </w:r>
      <w:r w:rsidRPr="00811C16">
        <w:rPr>
          <w:rFonts w:ascii="CMU Sans Serif" w:hAnsi="CMU Sans Serif" w:cs="CMU Sans Serif"/>
          <w:sz w:val="20"/>
          <w:szCs w:val="20"/>
        </w:rPr>
        <w:t xml:space="preserve">diverse applicants interact as job candidates) through the proxy of website recruiting activities. The seminal applied instance of this research topic is the online ratings and HRM signalling paper pioneered by Chang and Chin (2018) who test evidence to investigate the hypothesis that three things are likely to occur prior to onboarding: </w:t>
      </w:r>
    </w:p>
    <w:p w14:paraId="6D123307" w14:textId="77777777" w:rsidR="00857765" w:rsidRPr="00811C16" w:rsidRDefault="00857765" w:rsidP="00C6713D">
      <w:pPr>
        <w:spacing w:after="0" w:line="240" w:lineRule="auto"/>
        <w:contextualSpacing/>
        <w:jc w:val="both"/>
        <w:rPr>
          <w:rFonts w:ascii="CMU Sans Serif" w:hAnsi="CMU Sans Serif" w:cs="CMU Sans Serif"/>
          <w:sz w:val="20"/>
          <w:szCs w:val="20"/>
        </w:rPr>
      </w:pPr>
    </w:p>
    <w:p w14:paraId="6E3C928B" w14:textId="77777777" w:rsidR="00857765" w:rsidRPr="00811C16" w:rsidRDefault="00857765" w:rsidP="00C6713D">
      <w:pPr>
        <w:pStyle w:val="ListParagraph"/>
        <w:numPr>
          <w:ilvl w:val="0"/>
          <w:numId w:val="2"/>
        </w:num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A high-commitment HRM strategy is pursued and that firms conduct recruitment via a website</w:t>
      </w:r>
    </w:p>
    <w:p w14:paraId="24CEDA34" w14:textId="77777777" w:rsidR="00857765" w:rsidRPr="00811C16" w:rsidRDefault="00857765" w:rsidP="00C6713D">
      <w:pPr>
        <w:pStyle w:val="ListParagraph"/>
        <w:numPr>
          <w:ilvl w:val="0"/>
          <w:numId w:val="2"/>
        </w:num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The firm may initiate a signal to the receiver via this website about its high-commitment HRM strategy</w:t>
      </w:r>
    </w:p>
    <w:p w14:paraId="2E95D289" w14:textId="77777777" w:rsidR="00857765" w:rsidRPr="00811C16" w:rsidRDefault="00857765" w:rsidP="00C6713D">
      <w:pPr>
        <w:pStyle w:val="ListParagraph"/>
        <w:numPr>
          <w:ilvl w:val="0"/>
          <w:numId w:val="2"/>
        </w:num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 xml:space="preserve">This signal initiates an effect on the employees’ online ratings. </w:t>
      </w:r>
    </w:p>
    <w:p w14:paraId="44BA9CD9" w14:textId="77777777" w:rsidR="00857765" w:rsidRPr="00811C16" w:rsidRDefault="00857765" w:rsidP="00C6713D">
      <w:pPr>
        <w:spacing w:after="0" w:line="240" w:lineRule="auto"/>
        <w:jc w:val="both"/>
        <w:rPr>
          <w:rFonts w:ascii="CMU Sans Serif" w:hAnsi="CMU Sans Serif" w:cs="CMU Sans Serif"/>
          <w:sz w:val="20"/>
          <w:szCs w:val="20"/>
        </w:rPr>
      </w:pPr>
    </w:p>
    <w:p w14:paraId="46200AD2" w14:textId="77777777" w:rsidR="00857765" w:rsidRPr="00811C16" w:rsidRDefault="00857765" w:rsidP="00C6713D">
      <w:p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As such, the authors (Chang and Chin, 2018) argue for five important hypotheses which form the starting point for this study:</w:t>
      </w:r>
    </w:p>
    <w:p w14:paraId="564BF9E6" w14:textId="77777777" w:rsidR="00857765" w:rsidRPr="00811C16" w:rsidRDefault="00857765" w:rsidP="00C6713D">
      <w:pPr>
        <w:spacing w:after="0" w:line="240" w:lineRule="auto"/>
        <w:contextualSpacing/>
        <w:jc w:val="both"/>
        <w:rPr>
          <w:rFonts w:ascii="CMU Sans Serif" w:hAnsi="CMU Sans Serif" w:cs="CMU Sans Serif"/>
          <w:sz w:val="20"/>
          <w:szCs w:val="20"/>
        </w:rPr>
      </w:pPr>
    </w:p>
    <w:p w14:paraId="3BBEBDB4" w14:textId="77777777" w:rsidR="00857765" w:rsidRPr="00811C16" w:rsidRDefault="00857765" w:rsidP="00C6713D">
      <w:pPr>
        <w:pStyle w:val="ListParagraph"/>
        <w:numPr>
          <w:ilvl w:val="0"/>
          <w:numId w:val="1"/>
        </w:num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Firms with more high-commitment HRM will signal more HRM information on websites</w:t>
      </w:r>
    </w:p>
    <w:p w14:paraId="1F80715E" w14:textId="77777777" w:rsidR="00857765" w:rsidRPr="00811C16" w:rsidRDefault="00857765" w:rsidP="00C6713D">
      <w:pPr>
        <w:pStyle w:val="ListParagraph"/>
        <w:numPr>
          <w:ilvl w:val="0"/>
          <w:numId w:val="1"/>
        </w:num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Firms signalling more HRM information on websites will experience a trend of more applications</w:t>
      </w:r>
    </w:p>
    <w:p w14:paraId="1D89E7DC" w14:textId="77777777" w:rsidR="00857765" w:rsidRPr="00811C16" w:rsidRDefault="00857765" w:rsidP="00C6713D">
      <w:pPr>
        <w:pStyle w:val="ListParagraph"/>
        <w:numPr>
          <w:ilvl w:val="0"/>
          <w:numId w:val="1"/>
        </w:num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Firms’ signalling of HRM information on websites fully mediates the effect of the firms’ commitment HRM on recruitment</w:t>
      </w:r>
    </w:p>
    <w:p w14:paraId="4E90AC0D" w14:textId="77777777" w:rsidR="00857765" w:rsidRPr="00811C16" w:rsidRDefault="00857765" w:rsidP="00C6713D">
      <w:pPr>
        <w:pStyle w:val="ListParagraph"/>
        <w:numPr>
          <w:ilvl w:val="0"/>
          <w:numId w:val="1"/>
        </w:num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 xml:space="preserve">Firms’ </w:t>
      </w:r>
      <w:r w:rsidRPr="00811C16">
        <w:rPr>
          <w:rFonts w:ascii="CMU Sans Serif" w:hAnsi="CMU Sans Serif" w:cs="CMU Sans Serif"/>
          <w:i/>
          <w:iCs/>
          <w:sz w:val="20"/>
          <w:szCs w:val="20"/>
          <w:u w:val="single"/>
        </w:rPr>
        <w:t>actual</w:t>
      </w:r>
      <w:r w:rsidRPr="00811C16">
        <w:rPr>
          <w:rFonts w:ascii="CMU Sans Serif" w:hAnsi="CMU Sans Serif" w:cs="CMU Sans Serif"/>
          <w:sz w:val="20"/>
          <w:szCs w:val="20"/>
        </w:rPr>
        <w:t xml:space="preserve"> HRM influences employees after experience outcomes such that firms’ commitment HRM will increase online ratings</w:t>
      </w:r>
    </w:p>
    <w:p w14:paraId="1F25535B" w14:textId="77777777" w:rsidR="00857765" w:rsidRPr="00811C16" w:rsidRDefault="00857765" w:rsidP="00C6713D">
      <w:pPr>
        <w:pStyle w:val="ListParagraph"/>
        <w:numPr>
          <w:ilvl w:val="0"/>
          <w:numId w:val="1"/>
        </w:num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Firms’ signalling of HRM will not increase an employees’ online ratings if the effect of commitment HRM (on recruitment) is controlled</w:t>
      </w:r>
    </w:p>
    <w:p w14:paraId="75FB7B5C" w14:textId="77777777" w:rsidR="00857765" w:rsidRPr="00811C16" w:rsidRDefault="00857765" w:rsidP="00C6713D">
      <w:pPr>
        <w:spacing w:after="0" w:line="240" w:lineRule="auto"/>
        <w:jc w:val="both"/>
        <w:rPr>
          <w:rFonts w:ascii="CMU Sans Serif" w:hAnsi="CMU Sans Serif" w:cs="CMU Sans Serif"/>
          <w:sz w:val="20"/>
          <w:szCs w:val="20"/>
        </w:rPr>
      </w:pPr>
    </w:p>
    <w:p w14:paraId="4BB86631" w14:textId="77777777" w:rsidR="00857765" w:rsidRPr="00811C16" w:rsidRDefault="00857765" w:rsidP="00C6713D">
      <w:pPr>
        <w:spacing w:after="0" w:line="240" w:lineRule="auto"/>
        <w:jc w:val="both"/>
        <w:rPr>
          <w:rFonts w:ascii="CMU Sans Serif" w:hAnsi="CMU Sans Serif" w:cs="CMU Sans Serif"/>
          <w:sz w:val="20"/>
          <w:szCs w:val="20"/>
        </w:rPr>
      </w:pPr>
      <w:r w:rsidRPr="00811C16">
        <w:rPr>
          <w:rFonts w:ascii="CMU Sans Serif" w:hAnsi="CMU Sans Serif" w:cs="CMU Sans Serif"/>
          <w:sz w:val="20"/>
          <w:szCs w:val="20"/>
        </w:rPr>
        <w:t>My research will aim to extend a gap on this topic by focusing on firm expenditure, capabilities and resources, asking a question not currently addressed by the literature on signalling – how these factors affect competitive advantage given the specific context of attribution theory (Guest, 2021). As such, there are at least three forms of data will be required to accomplish the task of addressing the question:</w:t>
      </w:r>
    </w:p>
    <w:p w14:paraId="7C3543AF" w14:textId="77777777" w:rsidR="00857765" w:rsidRPr="00811C16" w:rsidRDefault="00857765" w:rsidP="00C6713D">
      <w:pPr>
        <w:spacing w:after="0" w:line="240" w:lineRule="auto"/>
        <w:jc w:val="both"/>
        <w:rPr>
          <w:rFonts w:ascii="CMU Sans Serif" w:hAnsi="CMU Sans Serif" w:cs="CMU Sans Serif"/>
          <w:sz w:val="20"/>
          <w:szCs w:val="20"/>
        </w:rPr>
      </w:pPr>
    </w:p>
    <w:p w14:paraId="22728145" w14:textId="77777777" w:rsidR="00857765" w:rsidRPr="00811C16" w:rsidRDefault="00857765" w:rsidP="00C6713D">
      <w:pPr>
        <w:pStyle w:val="ListParagraph"/>
        <w:numPr>
          <w:ilvl w:val="0"/>
          <w:numId w:val="3"/>
        </w:numPr>
        <w:spacing w:after="0" w:line="240" w:lineRule="auto"/>
        <w:jc w:val="both"/>
        <w:rPr>
          <w:rStyle w:val="Strong"/>
          <w:rFonts w:ascii="CMU Sans Serif" w:hAnsi="CMU Sans Serif" w:cs="CMU Sans Serif"/>
          <w:b w:val="0"/>
          <w:bCs w:val="0"/>
          <w:sz w:val="20"/>
          <w:szCs w:val="20"/>
        </w:rPr>
      </w:pPr>
      <w:r w:rsidRPr="00811C16">
        <w:rPr>
          <w:rStyle w:val="Strong"/>
          <w:rFonts w:ascii="CMU Sans Serif" w:hAnsi="CMU Sans Serif" w:cs="CMU Sans Serif"/>
          <w:b w:val="0"/>
          <w:bCs w:val="0"/>
          <w:sz w:val="20"/>
          <w:szCs w:val="20"/>
        </w:rPr>
        <w:t>Data on HRM signals from recruitment websites and publicly available announcements</w:t>
      </w:r>
    </w:p>
    <w:p w14:paraId="1DD5EEBD" w14:textId="77777777" w:rsidR="00857765" w:rsidRPr="00811C16" w:rsidRDefault="00857765" w:rsidP="00C6713D">
      <w:pPr>
        <w:pStyle w:val="ListParagraph"/>
        <w:numPr>
          <w:ilvl w:val="0"/>
          <w:numId w:val="3"/>
        </w:numPr>
        <w:spacing w:after="0" w:line="240" w:lineRule="auto"/>
        <w:jc w:val="both"/>
        <w:rPr>
          <w:rStyle w:val="Strong"/>
          <w:rFonts w:ascii="CMU Sans Serif" w:hAnsi="CMU Sans Serif" w:cs="CMU Sans Serif"/>
          <w:b w:val="0"/>
          <w:bCs w:val="0"/>
          <w:sz w:val="20"/>
          <w:szCs w:val="20"/>
        </w:rPr>
      </w:pPr>
      <w:r w:rsidRPr="00811C16">
        <w:rPr>
          <w:rStyle w:val="Strong"/>
          <w:rFonts w:ascii="CMU Sans Serif" w:hAnsi="CMU Sans Serif" w:cs="CMU Sans Serif"/>
          <w:b w:val="0"/>
          <w:bCs w:val="0"/>
          <w:sz w:val="20"/>
          <w:szCs w:val="20"/>
        </w:rPr>
        <w:lastRenderedPageBreak/>
        <w:t>Data drawn from surveys on how neurodiverse applicants perceive signals on recruitment websites</w:t>
      </w:r>
    </w:p>
    <w:p w14:paraId="333484C1" w14:textId="77777777" w:rsidR="00857765" w:rsidRPr="00811C16" w:rsidRDefault="00857765" w:rsidP="00C6713D">
      <w:pPr>
        <w:pStyle w:val="ListParagraph"/>
        <w:numPr>
          <w:ilvl w:val="0"/>
          <w:numId w:val="3"/>
        </w:numPr>
        <w:spacing w:after="0" w:line="240" w:lineRule="auto"/>
        <w:jc w:val="both"/>
        <w:rPr>
          <w:rStyle w:val="Strong"/>
          <w:rFonts w:ascii="CMU Sans Serif" w:hAnsi="CMU Sans Serif" w:cs="CMU Sans Serif"/>
          <w:b w:val="0"/>
          <w:bCs w:val="0"/>
          <w:sz w:val="20"/>
          <w:szCs w:val="20"/>
        </w:rPr>
      </w:pPr>
      <w:r w:rsidRPr="00811C16">
        <w:rPr>
          <w:rStyle w:val="Strong"/>
          <w:rFonts w:ascii="CMU Sans Serif" w:hAnsi="CMU Sans Serif" w:cs="CMU Sans Serif"/>
          <w:b w:val="0"/>
          <w:bCs w:val="0"/>
          <w:sz w:val="20"/>
          <w:szCs w:val="20"/>
        </w:rPr>
        <w:t xml:space="preserve">Data on how firms spend on recruitment </w:t>
      </w:r>
      <w:commentRangeStart w:id="124"/>
      <w:commentRangeStart w:id="125"/>
      <w:commentRangeStart w:id="126"/>
      <w:r w:rsidRPr="00811C16">
        <w:rPr>
          <w:rStyle w:val="Strong"/>
          <w:rFonts w:ascii="CMU Sans Serif" w:hAnsi="CMU Sans Serif" w:cs="CMU Sans Serif"/>
          <w:b w:val="0"/>
          <w:bCs w:val="0"/>
          <w:sz w:val="20"/>
          <w:szCs w:val="20"/>
        </w:rPr>
        <w:t>websites</w:t>
      </w:r>
      <w:commentRangeEnd w:id="124"/>
      <w:r w:rsidRPr="00811C16">
        <w:rPr>
          <w:rStyle w:val="CommentReference"/>
          <w:rFonts w:ascii="CMU Sans Serif" w:hAnsi="CMU Sans Serif" w:cs="CMU Sans Serif"/>
        </w:rPr>
        <w:commentReference w:id="124"/>
      </w:r>
      <w:commentRangeEnd w:id="125"/>
      <w:r w:rsidRPr="00811C16">
        <w:rPr>
          <w:rStyle w:val="CommentReference"/>
          <w:rFonts w:ascii="CMU Sans Serif" w:hAnsi="CMU Sans Serif" w:cs="CMU Sans Serif"/>
        </w:rPr>
        <w:commentReference w:id="125"/>
      </w:r>
      <w:commentRangeEnd w:id="126"/>
      <w:r w:rsidRPr="00811C16">
        <w:rPr>
          <w:rStyle w:val="CommentReference"/>
          <w:rFonts w:ascii="CMU Sans Serif" w:hAnsi="CMU Sans Serif" w:cs="CMU Sans Serif"/>
        </w:rPr>
        <w:commentReference w:id="126"/>
      </w:r>
    </w:p>
    <w:p w14:paraId="00D5AD85" w14:textId="02986CF2" w:rsidR="00857765" w:rsidRPr="00811C16" w:rsidRDefault="009E2038" w:rsidP="00C6713D">
      <w:pPr>
        <w:pStyle w:val="Heading2"/>
        <w:contextualSpacing/>
        <w:jc w:val="both"/>
        <w:rPr>
          <w:rStyle w:val="Strong"/>
          <w:rFonts w:ascii="CMU Sans Serif" w:hAnsi="CMU Sans Serif" w:cs="CMU Sans Serif"/>
          <w:b w:val="0"/>
          <w:bCs w:val="0"/>
          <w:color w:val="auto"/>
        </w:rPr>
      </w:pPr>
      <w:bookmarkStart w:id="127" w:name="_Toc215736437"/>
      <w:bookmarkStart w:id="128" w:name="_Toc219130662"/>
      <w:r>
        <w:rPr>
          <w:rFonts w:ascii="CMU Sans Serif" w:hAnsi="CMU Sans Serif" w:cs="CMU Sans Serif"/>
          <w:color w:val="auto"/>
        </w:rPr>
        <w:t xml:space="preserve">5 </w:t>
      </w:r>
      <w:r w:rsidR="00827C78" w:rsidRPr="00811C16">
        <w:rPr>
          <w:rFonts w:ascii="CMU Sans Serif" w:hAnsi="CMU Sans Serif" w:cs="CMU Sans Serif"/>
          <w:color w:val="auto"/>
        </w:rPr>
        <w:t xml:space="preserve">Timeline and </w:t>
      </w:r>
      <w:r w:rsidR="00857765" w:rsidRPr="00811C16">
        <w:rPr>
          <w:rFonts w:ascii="CMU Sans Serif" w:hAnsi="CMU Sans Serif" w:cs="CMU Sans Serif"/>
          <w:color w:val="auto"/>
        </w:rPr>
        <w:t>Next Steps</w:t>
      </w:r>
      <w:bookmarkEnd w:id="127"/>
      <w:bookmarkEnd w:id="128"/>
    </w:p>
    <w:p w14:paraId="206E6CC8" w14:textId="13EEFEDE" w:rsidR="00857765" w:rsidRPr="00811C16" w:rsidRDefault="00857765" w:rsidP="00C6713D">
      <w:pPr>
        <w:spacing w:after="0" w:line="240" w:lineRule="auto"/>
        <w:jc w:val="both"/>
        <w:rPr>
          <w:rStyle w:val="Strong"/>
          <w:rFonts w:ascii="CMU Sans Serif" w:hAnsi="CMU Sans Serif" w:cs="CMU Sans Serif"/>
          <w:b w:val="0"/>
          <w:bCs w:val="0"/>
          <w:sz w:val="20"/>
          <w:szCs w:val="20"/>
        </w:rPr>
      </w:pPr>
      <w:r w:rsidRPr="00811C16">
        <w:rPr>
          <w:rStyle w:val="Strong"/>
          <w:rFonts w:ascii="CMU Sans Serif" w:hAnsi="CMU Sans Serif" w:cs="CMU Sans Serif"/>
          <w:sz w:val="20"/>
          <w:szCs w:val="20"/>
        </w:rPr>
        <w:t>Out of scope:</w:t>
      </w:r>
      <w:r w:rsidRPr="00811C16">
        <w:rPr>
          <w:rStyle w:val="Strong"/>
          <w:rFonts w:ascii="CMU Sans Serif" w:hAnsi="CMU Sans Serif" w:cs="CMU Sans Serif"/>
          <w:b w:val="0"/>
          <w:bCs w:val="0"/>
          <w:sz w:val="20"/>
          <w:szCs w:val="20"/>
        </w:rPr>
        <w:t xml:space="preserve"> </w:t>
      </w:r>
      <w:r w:rsidR="00203CE8" w:rsidRPr="00811C16">
        <w:rPr>
          <w:rStyle w:val="Strong"/>
          <w:rFonts w:ascii="CMU Sans Serif" w:hAnsi="CMU Sans Serif" w:cs="CMU Sans Serif"/>
          <w:b w:val="0"/>
          <w:bCs w:val="0"/>
          <w:sz w:val="20"/>
          <w:szCs w:val="20"/>
        </w:rPr>
        <w:t>I will be conducting a literature review for B894</w:t>
      </w:r>
      <w:r w:rsidR="00827C78" w:rsidRPr="00811C16">
        <w:rPr>
          <w:rStyle w:val="Strong"/>
          <w:rFonts w:ascii="CMU Sans Serif" w:hAnsi="CMU Sans Serif" w:cs="CMU Sans Serif"/>
          <w:b w:val="0"/>
          <w:bCs w:val="0"/>
          <w:sz w:val="20"/>
          <w:szCs w:val="20"/>
        </w:rPr>
        <w:t xml:space="preserve"> which will be completed in February 2026</w:t>
      </w:r>
      <w:r w:rsidRPr="00811C16">
        <w:rPr>
          <w:rStyle w:val="Strong"/>
          <w:rFonts w:ascii="CMU Sans Serif" w:hAnsi="CMU Sans Serif" w:cs="CMU Sans Serif"/>
          <w:b w:val="0"/>
          <w:bCs w:val="0"/>
          <w:sz w:val="20"/>
          <w:szCs w:val="20"/>
        </w:rPr>
        <w:t xml:space="preserve">, I do not intend to look at any sort of data or make any requests for data access until ethical approval has been given for my </w:t>
      </w:r>
      <w:r w:rsidR="00203CE8" w:rsidRPr="00811C16">
        <w:rPr>
          <w:rStyle w:val="Strong"/>
          <w:rFonts w:ascii="CMU Sans Serif" w:hAnsi="CMU Sans Serif" w:cs="CMU Sans Serif"/>
          <w:b w:val="0"/>
          <w:bCs w:val="0"/>
          <w:sz w:val="20"/>
          <w:szCs w:val="20"/>
        </w:rPr>
        <w:t xml:space="preserve">MSc </w:t>
      </w:r>
      <w:r w:rsidRPr="00811C16">
        <w:rPr>
          <w:rStyle w:val="Strong"/>
          <w:rFonts w:ascii="CMU Sans Serif" w:hAnsi="CMU Sans Serif" w:cs="CMU Sans Serif"/>
          <w:b w:val="0"/>
          <w:bCs w:val="0"/>
          <w:sz w:val="20"/>
          <w:szCs w:val="20"/>
        </w:rPr>
        <w:t>research question</w:t>
      </w:r>
      <w:r w:rsidR="00203CE8" w:rsidRPr="00811C16">
        <w:rPr>
          <w:rStyle w:val="Strong"/>
          <w:rFonts w:ascii="CMU Sans Serif" w:hAnsi="CMU Sans Serif" w:cs="CMU Sans Serif"/>
          <w:b w:val="0"/>
          <w:bCs w:val="0"/>
          <w:sz w:val="20"/>
          <w:szCs w:val="20"/>
        </w:rPr>
        <w:t xml:space="preserve"> and methodological design</w:t>
      </w:r>
      <w:r w:rsidRPr="00811C16">
        <w:rPr>
          <w:rStyle w:val="Strong"/>
          <w:rFonts w:ascii="CMU Sans Serif" w:hAnsi="CMU Sans Serif" w:cs="CMU Sans Serif"/>
          <w:b w:val="0"/>
          <w:bCs w:val="0"/>
          <w:sz w:val="20"/>
          <w:szCs w:val="20"/>
        </w:rPr>
        <w:t xml:space="preserve">. </w:t>
      </w:r>
    </w:p>
    <w:p w14:paraId="4750079A" w14:textId="77777777" w:rsidR="00857765" w:rsidRPr="00811C16" w:rsidRDefault="00857765" w:rsidP="00C6713D">
      <w:pPr>
        <w:spacing w:after="0" w:line="240" w:lineRule="auto"/>
        <w:jc w:val="both"/>
        <w:rPr>
          <w:rStyle w:val="Strong"/>
          <w:rFonts w:ascii="CMU Sans Serif" w:hAnsi="CMU Sans Serif" w:cs="CMU Sans Serif"/>
          <w:b w:val="0"/>
          <w:bCs w:val="0"/>
          <w:sz w:val="20"/>
          <w:szCs w:val="20"/>
        </w:rPr>
      </w:pPr>
    </w:p>
    <w:p w14:paraId="64408735" w14:textId="4E45E3CD" w:rsidR="00857765" w:rsidRDefault="00857765" w:rsidP="00C6713D">
      <w:pPr>
        <w:spacing w:after="0" w:line="240" w:lineRule="auto"/>
        <w:jc w:val="both"/>
        <w:rPr>
          <w:rStyle w:val="Strong"/>
          <w:rFonts w:ascii="CMU Sans Serif" w:hAnsi="CMU Sans Serif" w:cs="CMU Sans Serif"/>
          <w:b w:val="0"/>
          <w:bCs w:val="0"/>
          <w:sz w:val="20"/>
          <w:szCs w:val="20"/>
        </w:rPr>
      </w:pPr>
      <w:r w:rsidRPr="00811C16">
        <w:rPr>
          <w:rStyle w:val="Strong"/>
          <w:rFonts w:ascii="CMU Sans Serif" w:hAnsi="CMU Sans Serif" w:cs="CMU Sans Serif"/>
          <w:sz w:val="20"/>
          <w:szCs w:val="20"/>
        </w:rPr>
        <w:t>Within Scope:</w:t>
      </w:r>
      <w:r w:rsidRPr="00811C16">
        <w:rPr>
          <w:rStyle w:val="Strong"/>
          <w:rFonts w:ascii="CMU Sans Serif" w:hAnsi="CMU Sans Serif" w:cs="CMU Sans Serif"/>
          <w:b w:val="0"/>
          <w:bCs w:val="0"/>
          <w:sz w:val="20"/>
          <w:szCs w:val="20"/>
        </w:rPr>
        <w:t xml:space="preserve"> I </w:t>
      </w:r>
      <w:r w:rsidR="00827C78" w:rsidRPr="00811C16">
        <w:rPr>
          <w:rStyle w:val="Strong"/>
          <w:rFonts w:ascii="CMU Sans Serif" w:hAnsi="CMU Sans Serif" w:cs="CMU Sans Serif"/>
          <w:b w:val="0"/>
          <w:bCs w:val="0"/>
          <w:sz w:val="20"/>
          <w:szCs w:val="20"/>
        </w:rPr>
        <w:t xml:space="preserve">will </w:t>
      </w:r>
      <w:r w:rsidRPr="00811C16">
        <w:rPr>
          <w:rStyle w:val="Strong"/>
          <w:rFonts w:ascii="CMU Sans Serif" w:hAnsi="CMU Sans Serif" w:cs="CMU Sans Serif"/>
          <w:b w:val="0"/>
          <w:bCs w:val="0"/>
          <w:sz w:val="20"/>
          <w:szCs w:val="20"/>
        </w:rPr>
        <w:t xml:space="preserve">begin to map the hypotheses using sources such as Overton.io and others that have been identified; and assuming the research question can be scrutinised on an ongoing basis, it will then be possible to review the </w:t>
      </w:r>
      <w:r w:rsidR="00827C78" w:rsidRPr="00811C16">
        <w:rPr>
          <w:rStyle w:val="Strong"/>
          <w:rFonts w:ascii="CMU Sans Serif" w:hAnsi="CMU Sans Serif" w:cs="CMU Sans Serif"/>
          <w:b w:val="0"/>
          <w:bCs w:val="0"/>
          <w:sz w:val="20"/>
          <w:szCs w:val="20"/>
        </w:rPr>
        <w:t xml:space="preserve">available </w:t>
      </w:r>
      <w:r w:rsidRPr="00811C16">
        <w:rPr>
          <w:rStyle w:val="Strong"/>
          <w:rFonts w:ascii="CMU Sans Serif" w:hAnsi="CMU Sans Serif" w:cs="CMU Sans Serif"/>
          <w:b w:val="0"/>
          <w:bCs w:val="0"/>
          <w:sz w:val="20"/>
          <w:szCs w:val="20"/>
        </w:rPr>
        <w:t xml:space="preserve">literature, filter through </w:t>
      </w:r>
      <w:r w:rsidRPr="00857765">
        <w:rPr>
          <w:rStyle w:val="Strong"/>
          <w:rFonts w:ascii="CMU Sans Serif" w:hAnsi="CMU Sans Serif" w:cs="CMU Sans Serif"/>
          <w:b w:val="0"/>
          <w:bCs w:val="0"/>
          <w:sz w:val="20"/>
          <w:szCs w:val="20"/>
        </w:rPr>
        <w:t xml:space="preserve">and arrange such information into formats which will allow me to revise the hypotheses (cited above), and hopefully make use of both quantitative methods such as </w:t>
      </w:r>
      <w:r w:rsidRPr="00857765">
        <w:rPr>
          <w:rStyle w:val="Strong"/>
          <w:rFonts w:ascii="CMU Sans Serif" w:hAnsi="CMU Sans Serif" w:cs="CMU Sans Serif"/>
          <w:b w:val="0"/>
          <w:bCs w:val="0"/>
          <w:sz w:val="20"/>
          <w:szCs w:val="20"/>
          <w:u w:val="single"/>
        </w:rPr>
        <w:t>sentiment analysis</w:t>
      </w:r>
      <w:r w:rsidRPr="00857765">
        <w:rPr>
          <w:rStyle w:val="Strong"/>
          <w:rFonts w:ascii="CMU Sans Serif" w:hAnsi="CMU Sans Serif" w:cs="CMU Sans Serif"/>
          <w:b w:val="0"/>
          <w:bCs w:val="0"/>
          <w:sz w:val="20"/>
          <w:szCs w:val="20"/>
        </w:rPr>
        <w:t xml:space="preserve"> and indeed qualitative analysis </w:t>
      </w:r>
      <w:commentRangeStart w:id="129"/>
      <w:commentRangeStart w:id="130"/>
      <w:r w:rsidRPr="00857765">
        <w:rPr>
          <w:rStyle w:val="Strong"/>
          <w:rFonts w:ascii="CMU Sans Serif" w:hAnsi="CMU Sans Serif" w:cs="CMU Sans Serif"/>
          <w:b w:val="0"/>
          <w:bCs w:val="0"/>
          <w:sz w:val="20"/>
          <w:szCs w:val="20"/>
        </w:rPr>
        <w:t>such</w:t>
      </w:r>
      <w:commentRangeEnd w:id="129"/>
      <w:r w:rsidRPr="00857765">
        <w:rPr>
          <w:rStyle w:val="CommentReference"/>
          <w:rFonts w:ascii="CMU Sans Serif" w:hAnsi="CMU Sans Serif" w:cs="CMU Sans Serif"/>
        </w:rPr>
        <w:commentReference w:id="129"/>
      </w:r>
      <w:commentRangeEnd w:id="130"/>
      <w:r w:rsidRPr="00857765">
        <w:rPr>
          <w:rStyle w:val="CommentReference"/>
          <w:rFonts w:ascii="CMU Sans Serif" w:hAnsi="CMU Sans Serif" w:cs="CMU Sans Serif"/>
        </w:rPr>
        <w:commentReference w:id="130"/>
      </w:r>
      <w:r w:rsidRPr="00857765">
        <w:rPr>
          <w:rStyle w:val="Strong"/>
          <w:rFonts w:ascii="CMU Sans Serif" w:hAnsi="CMU Sans Serif" w:cs="CMU Sans Serif"/>
          <w:b w:val="0"/>
          <w:bCs w:val="0"/>
          <w:sz w:val="20"/>
          <w:szCs w:val="20"/>
        </w:rPr>
        <w:t xml:space="preserve"> as a </w:t>
      </w:r>
      <w:r w:rsidRPr="00857765">
        <w:rPr>
          <w:rStyle w:val="Strong"/>
          <w:rFonts w:ascii="CMU Sans Serif" w:hAnsi="CMU Sans Serif" w:cs="CMU Sans Serif"/>
          <w:b w:val="0"/>
          <w:bCs w:val="0"/>
          <w:sz w:val="20"/>
          <w:szCs w:val="20"/>
          <w:u w:val="single"/>
        </w:rPr>
        <w:t>survey or questionnaire</w:t>
      </w:r>
      <w:r w:rsidRPr="00857765">
        <w:rPr>
          <w:rStyle w:val="Strong"/>
          <w:rFonts w:ascii="CMU Sans Serif" w:hAnsi="CMU Sans Serif" w:cs="CMU Sans Serif"/>
          <w:b w:val="0"/>
          <w:bCs w:val="0"/>
          <w:sz w:val="20"/>
          <w:szCs w:val="20"/>
        </w:rPr>
        <w:t>.</w:t>
      </w:r>
    </w:p>
    <w:p w14:paraId="50B8EEE1"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6314610D"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78B4B6A2"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3CA8D22D"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5D1A4776"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5A1DA3E4"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433F3999"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5DC41833"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70B30BAE"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65A31E03"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29DB5D0D"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27637708"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1D2B09BE"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62C77801" w14:textId="77777777" w:rsidR="00D56D87" w:rsidRDefault="00D56D87" w:rsidP="00C6713D">
      <w:pPr>
        <w:spacing w:after="0" w:line="240" w:lineRule="auto"/>
        <w:jc w:val="both"/>
        <w:rPr>
          <w:rStyle w:val="Strong"/>
          <w:rFonts w:ascii="CMU Sans Serif" w:hAnsi="CMU Sans Serif" w:cs="CMU Sans Serif"/>
          <w:b w:val="0"/>
          <w:bCs w:val="0"/>
          <w:sz w:val="20"/>
          <w:szCs w:val="20"/>
        </w:rPr>
      </w:pPr>
    </w:p>
    <w:p w14:paraId="27F89A33"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4DD5FB50"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18E1259F"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4F098851"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30809901"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38424B0A"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549014BE"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2209347C"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5F1D8992"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47C03900"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0B80AD94"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4EFC3439"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48EADDEF"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69027FF1"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3FEA625E"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0E70C7FE"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2C7DB52F"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0B3749D9"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178EEE88"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7EF32A55"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75595D73"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65CDFFEC"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0AEE68D9"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3F43437E" w14:textId="77777777" w:rsidR="00682742" w:rsidRDefault="00682742" w:rsidP="00C6713D">
      <w:pPr>
        <w:spacing w:after="0" w:line="240" w:lineRule="auto"/>
        <w:jc w:val="both"/>
        <w:rPr>
          <w:rStyle w:val="Strong"/>
          <w:rFonts w:ascii="CMU Sans Serif" w:hAnsi="CMU Sans Serif" w:cs="CMU Sans Serif"/>
          <w:b w:val="0"/>
          <w:bCs w:val="0"/>
          <w:sz w:val="20"/>
          <w:szCs w:val="20"/>
        </w:rPr>
      </w:pPr>
    </w:p>
    <w:p w14:paraId="1DF090F8" w14:textId="77777777" w:rsidR="00FC497B" w:rsidRDefault="00FC497B" w:rsidP="00C6713D">
      <w:pPr>
        <w:spacing w:after="0" w:line="240" w:lineRule="auto"/>
        <w:jc w:val="both"/>
        <w:rPr>
          <w:rStyle w:val="Strong"/>
          <w:rFonts w:ascii="CMU Sans Serif" w:hAnsi="CMU Sans Serif" w:cs="CMU Sans Serif"/>
          <w:b w:val="0"/>
          <w:bCs w:val="0"/>
          <w:color w:val="EE0000"/>
          <w:sz w:val="20"/>
          <w:szCs w:val="20"/>
        </w:rPr>
      </w:pPr>
    </w:p>
    <w:p w14:paraId="705B9EE8" w14:textId="77777777" w:rsidR="00FC497B" w:rsidRDefault="00FC497B" w:rsidP="00C6713D">
      <w:pPr>
        <w:spacing w:after="0" w:line="240" w:lineRule="auto"/>
        <w:jc w:val="both"/>
        <w:rPr>
          <w:rStyle w:val="Strong"/>
          <w:rFonts w:ascii="CMU Sans Serif" w:hAnsi="CMU Sans Serif" w:cs="CMU Sans Serif"/>
          <w:b w:val="0"/>
          <w:bCs w:val="0"/>
          <w:color w:val="EE0000"/>
          <w:sz w:val="20"/>
          <w:szCs w:val="20"/>
        </w:rPr>
      </w:pPr>
    </w:p>
    <w:p w14:paraId="4C6F3386" w14:textId="77777777" w:rsidR="00FC497B" w:rsidRDefault="00FC497B" w:rsidP="00C6713D">
      <w:pPr>
        <w:spacing w:after="0" w:line="240" w:lineRule="auto"/>
        <w:jc w:val="both"/>
        <w:rPr>
          <w:rStyle w:val="Strong"/>
          <w:rFonts w:ascii="CMU Sans Serif" w:hAnsi="CMU Sans Serif" w:cs="CMU Sans Serif"/>
          <w:b w:val="0"/>
          <w:bCs w:val="0"/>
          <w:color w:val="EE0000"/>
          <w:sz w:val="20"/>
          <w:szCs w:val="20"/>
        </w:rPr>
      </w:pPr>
    </w:p>
    <w:p w14:paraId="4D079F15" w14:textId="16C46ACC" w:rsidR="00682742" w:rsidRPr="007F3DF9" w:rsidRDefault="00FC497B" w:rsidP="00C6713D">
      <w:pPr>
        <w:spacing w:after="0" w:line="240" w:lineRule="auto"/>
        <w:jc w:val="both"/>
        <w:rPr>
          <w:rStyle w:val="Strong"/>
          <w:rFonts w:ascii="CMU Sans Serif" w:hAnsi="CMU Sans Serif" w:cs="CMU Sans Serif"/>
          <w:b w:val="0"/>
          <w:bCs w:val="0"/>
          <w:color w:val="EE0000"/>
          <w:sz w:val="20"/>
          <w:szCs w:val="20"/>
        </w:rPr>
      </w:pPr>
      <w:r>
        <w:rPr>
          <w:rStyle w:val="Strong"/>
          <w:rFonts w:ascii="CMU Sans Serif" w:hAnsi="CMU Sans Serif" w:cs="CMU Sans Serif"/>
          <w:b w:val="0"/>
          <w:bCs w:val="0"/>
          <w:color w:val="EE0000"/>
          <w:sz w:val="20"/>
          <w:szCs w:val="20"/>
        </w:rPr>
        <w:t>*</w:t>
      </w:r>
      <w:r w:rsidR="007F3DF9" w:rsidRPr="007F3DF9">
        <w:rPr>
          <w:rStyle w:val="Strong"/>
          <w:rFonts w:ascii="CMU Sans Serif" w:hAnsi="CMU Sans Serif" w:cs="CMU Sans Serif"/>
          <w:b w:val="0"/>
          <w:bCs w:val="0"/>
          <w:color w:val="EE0000"/>
          <w:sz w:val="20"/>
          <w:szCs w:val="20"/>
        </w:rPr>
        <w:t>The TMA 2 assignment begins here*</w:t>
      </w:r>
    </w:p>
    <w:p w14:paraId="59EA5415" w14:textId="644C0845" w:rsidR="00811C16" w:rsidRPr="002D46C4" w:rsidRDefault="009E2038" w:rsidP="00C6713D">
      <w:pPr>
        <w:pStyle w:val="Heading2"/>
        <w:contextualSpacing/>
        <w:jc w:val="both"/>
        <w:rPr>
          <w:rStyle w:val="Strong"/>
          <w:rFonts w:ascii="CMU Sans Serif" w:hAnsi="CMU Sans Serif" w:cs="CMU Sans Serif"/>
          <w:b w:val="0"/>
          <w:bCs w:val="0"/>
          <w:color w:val="000000" w:themeColor="text1"/>
        </w:rPr>
      </w:pPr>
      <w:bookmarkStart w:id="131" w:name="_Toc216632807"/>
      <w:bookmarkStart w:id="132" w:name="_Toc219130663"/>
      <w:bookmarkStart w:id="133" w:name="_Toc215736438"/>
      <w:r>
        <w:rPr>
          <w:rStyle w:val="Strong"/>
          <w:rFonts w:ascii="CMU Sans Serif" w:hAnsi="CMU Sans Serif" w:cs="CMU Sans Serif"/>
          <w:b w:val="0"/>
          <w:bCs w:val="0"/>
          <w:color w:val="000000" w:themeColor="text1"/>
        </w:rPr>
        <w:t xml:space="preserve">6 </w:t>
      </w:r>
      <w:r w:rsidR="00811C16" w:rsidRPr="002D46C4">
        <w:rPr>
          <w:rStyle w:val="Strong"/>
          <w:rFonts w:ascii="CMU Sans Serif" w:hAnsi="CMU Sans Serif" w:cs="CMU Sans Serif"/>
          <w:b w:val="0"/>
          <w:bCs w:val="0"/>
          <w:color w:val="000000" w:themeColor="text1"/>
        </w:rPr>
        <w:t>Introduction to TMA 2</w:t>
      </w:r>
      <w:bookmarkEnd w:id="131"/>
      <w:r w:rsidR="00811C16">
        <w:rPr>
          <w:rStyle w:val="Strong"/>
          <w:rFonts w:ascii="CMU Sans Serif" w:hAnsi="CMU Sans Serif" w:cs="CMU Sans Serif"/>
          <w:b w:val="0"/>
          <w:bCs w:val="0"/>
          <w:color w:val="000000" w:themeColor="text1"/>
        </w:rPr>
        <w:t xml:space="preserve"> – Literature Review</w:t>
      </w:r>
      <w:bookmarkEnd w:id="132"/>
    </w:p>
    <w:p w14:paraId="0DA89408" w14:textId="2A33BA56" w:rsidR="00811C16" w:rsidRPr="002D46C4" w:rsidRDefault="00811C16" w:rsidP="00C6713D">
      <w:pPr>
        <w:contextualSpacing/>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 xml:space="preserve">As </w:t>
      </w:r>
      <w:r>
        <w:rPr>
          <w:rFonts w:ascii="CMU Sans Serif" w:hAnsi="CMU Sans Serif" w:cs="CMU Sans Serif"/>
          <w:color w:val="000000" w:themeColor="text1"/>
          <w:sz w:val="20"/>
          <w:szCs w:val="20"/>
        </w:rPr>
        <w:t>S</w:t>
      </w:r>
      <w:r w:rsidRPr="002D46C4">
        <w:rPr>
          <w:rFonts w:ascii="CMU Sans Serif" w:hAnsi="CMU Sans Serif" w:cs="CMU Sans Serif"/>
          <w:color w:val="000000" w:themeColor="text1"/>
          <w:sz w:val="20"/>
          <w:szCs w:val="20"/>
        </w:rPr>
        <w:t>HRM</w:t>
      </w:r>
      <w:r>
        <w:rPr>
          <w:rFonts w:ascii="CMU Sans Serif" w:hAnsi="CMU Sans Serif" w:cs="CMU Sans Serif"/>
          <w:color w:val="000000" w:themeColor="text1"/>
          <w:sz w:val="20"/>
          <w:szCs w:val="20"/>
        </w:rPr>
        <w:t xml:space="preserve"> (specifically, RBV)</w:t>
      </w:r>
      <w:r w:rsidRPr="002D46C4">
        <w:rPr>
          <w:rFonts w:ascii="CMU Sans Serif" w:hAnsi="CMU Sans Serif" w:cs="CMU Sans Serif"/>
          <w:color w:val="000000" w:themeColor="text1"/>
          <w:sz w:val="20"/>
          <w:szCs w:val="20"/>
        </w:rPr>
        <w:t xml:space="preserve"> is a very interdisciplinary subject </w:t>
      </w:r>
      <w:r>
        <w:rPr>
          <w:rFonts w:ascii="CMU Sans Serif" w:hAnsi="CMU Sans Serif" w:cs="CMU Sans Serif"/>
          <w:color w:val="000000" w:themeColor="text1"/>
          <w:sz w:val="20"/>
          <w:szCs w:val="20"/>
        </w:rPr>
        <w:t xml:space="preserve">when it comes to research that defines theory </w:t>
      </w:r>
      <w:r w:rsidRPr="002D46C4">
        <w:rPr>
          <w:rFonts w:ascii="CMU Sans Serif" w:hAnsi="CMU Sans Serif" w:cs="CMU Sans Serif"/>
          <w:color w:val="000000" w:themeColor="text1"/>
          <w:sz w:val="20"/>
          <w:szCs w:val="20"/>
        </w:rPr>
        <w:t>- I will be sourcing information on th</w:t>
      </w:r>
      <w:r>
        <w:rPr>
          <w:rFonts w:ascii="CMU Sans Serif" w:hAnsi="CMU Sans Serif" w:cs="CMU Sans Serif"/>
          <w:color w:val="000000" w:themeColor="text1"/>
          <w:sz w:val="20"/>
          <w:szCs w:val="20"/>
        </w:rPr>
        <w:t>e following sub</w:t>
      </w:r>
      <w:r w:rsidRPr="002D46C4">
        <w:rPr>
          <w:rFonts w:ascii="CMU Sans Serif" w:hAnsi="CMU Sans Serif" w:cs="CMU Sans Serif"/>
          <w:color w:val="000000" w:themeColor="text1"/>
          <w:sz w:val="20"/>
          <w:szCs w:val="20"/>
        </w:rPr>
        <w:t>topic</w:t>
      </w:r>
      <w:r>
        <w:rPr>
          <w:rFonts w:ascii="CMU Sans Serif" w:hAnsi="CMU Sans Serif" w:cs="CMU Sans Serif"/>
          <w:color w:val="000000" w:themeColor="text1"/>
          <w:sz w:val="20"/>
          <w:szCs w:val="20"/>
        </w:rPr>
        <w:t>s</w:t>
      </w:r>
      <w:r w:rsidRPr="002D46C4">
        <w:rPr>
          <w:rFonts w:ascii="CMU Sans Serif" w:hAnsi="CMU Sans Serif" w:cs="CMU Sans Serif"/>
          <w:color w:val="000000" w:themeColor="text1"/>
          <w:sz w:val="20"/>
          <w:szCs w:val="20"/>
        </w:rPr>
        <w:t xml:space="preserve"> from three highly reliable contemporary literature sources (JSTOR, The Open University Library and Google Scholar). My intention is to source academic peer-reviewed literature published roughly between 2010 – 2025 in terms of timelines (the literature effectively narrates on the problem which can be traced back to about 2011 in reports so, there’s about a 8–10-year gap where the problem surfaces and the seminal papers focused on analysing the problem begin to emerge in the literature). However, there may be exceptions to this timeline as per the theoretical work of Coles and Treble (1993) or the earlier theoretical work by Rynes and Barber (1990). Though the three selected sources indeed do store great literature on each subtopic, I may require policy infographics, charts and vital published statistics which will also be important to this study’s objective. I will therefore be actively seeking NGO and government reports drawn from Overton.io, where such information may be found</w:t>
      </w:r>
      <w:r>
        <w:rPr>
          <w:rFonts w:ascii="CMU Sans Serif" w:hAnsi="CMU Sans Serif" w:cs="CMU Sans Serif"/>
          <w:color w:val="000000" w:themeColor="text1"/>
          <w:sz w:val="20"/>
          <w:szCs w:val="20"/>
        </w:rPr>
        <w:t>.</w:t>
      </w:r>
    </w:p>
    <w:p w14:paraId="1984C7EF" w14:textId="40C026A3" w:rsidR="00811C16" w:rsidRPr="002D46C4" w:rsidRDefault="009E2038" w:rsidP="00C6713D">
      <w:pPr>
        <w:pStyle w:val="Heading2"/>
        <w:contextualSpacing/>
        <w:jc w:val="both"/>
        <w:rPr>
          <w:rStyle w:val="Strong"/>
          <w:rFonts w:ascii="CMU Sans Serif" w:hAnsi="CMU Sans Serif" w:cs="CMU Sans Serif"/>
          <w:b w:val="0"/>
          <w:bCs w:val="0"/>
          <w:color w:val="000000" w:themeColor="text1"/>
        </w:rPr>
      </w:pPr>
      <w:bookmarkStart w:id="134" w:name="_Toc216632808"/>
      <w:bookmarkStart w:id="135" w:name="_Toc219130664"/>
      <w:r>
        <w:rPr>
          <w:rStyle w:val="Strong"/>
          <w:rFonts w:ascii="CMU Sans Serif" w:hAnsi="CMU Sans Serif" w:cs="CMU Sans Serif"/>
          <w:b w:val="0"/>
          <w:bCs w:val="0"/>
          <w:color w:val="000000" w:themeColor="text1"/>
        </w:rPr>
        <w:t xml:space="preserve">7 </w:t>
      </w:r>
      <w:r w:rsidR="00811C16" w:rsidRPr="002D46C4">
        <w:rPr>
          <w:rStyle w:val="Strong"/>
          <w:rFonts w:ascii="CMU Sans Serif" w:hAnsi="CMU Sans Serif" w:cs="CMU Sans Serif"/>
          <w:b w:val="0"/>
          <w:bCs w:val="0"/>
          <w:color w:val="000000" w:themeColor="text1"/>
        </w:rPr>
        <w:t>Mapping subtopics that are relevant</w:t>
      </w:r>
      <w:bookmarkEnd w:id="134"/>
      <w:bookmarkEnd w:id="135"/>
    </w:p>
    <w:p w14:paraId="37A6D837" w14:textId="5031C722" w:rsidR="00811C16" w:rsidRPr="002D46C4" w:rsidRDefault="00811C16" w:rsidP="00C6713D">
      <w:pPr>
        <w:jc w:val="both"/>
        <w:rPr>
          <w:rFonts w:ascii="CMU Sans Serif" w:hAnsi="CMU Sans Serif" w:cs="CMU Sans Serif"/>
          <w:b/>
          <w:bCs/>
          <w:color w:val="000000" w:themeColor="text1"/>
          <w:sz w:val="20"/>
          <w:szCs w:val="20"/>
        </w:rPr>
      </w:pPr>
      <w:r w:rsidRPr="002D46C4">
        <w:rPr>
          <w:rFonts w:ascii="CMU Sans Serif" w:hAnsi="CMU Sans Serif" w:cs="CMU Sans Serif"/>
          <w:b/>
          <w:bCs/>
          <w:color w:val="000000" w:themeColor="text1"/>
          <w:sz w:val="20"/>
          <w:szCs w:val="20"/>
        </w:rPr>
        <w:t>Recruitment and Selection</w:t>
      </w:r>
      <w:r w:rsidRPr="002D46C4">
        <w:rPr>
          <w:rFonts w:ascii="CMU Sans Serif" w:hAnsi="CMU Sans Serif" w:cs="CMU Sans Serif"/>
          <w:color w:val="000000" w:themeColor="text1"/>
          <w:sz w:val="20"/>
          <w:szCs w:val="20"/>
        </w:rPr>
        <w:t xml:space="preserve">: </w:t>
      </w:r>
      <w:r w:rsidRPr="00A4260C">
        <w:rPr>
          <w:rFonts w:ascii="CMU Sans Serif" w:hAnsi="CMU Sans Serif" w:cs="CMU Sans Serif"/>
          <w:color w:val="000000" w:themeColor="text1"/>
          <w:sz w:val="20"/>
          <w:szCs w:val="20"/>
        </w:rPr>
        <w:t>According to Sir Robert Buckland’s Autism and Employment Review published alongside Autistica on the employment of sufferers on the ASD spectrum, only 3 in 10 people with ASD are gainfully employed, the remaining 7 in 10 of the UK’s population are unemployed or underemployed. This figure rises to 8 in 10 on a worldwide basis (Davies et. al. 2023).</w:t>
      </w:r>
    </w:p>
    <w:p w14:paraId="545D4B56" w14:textId="2CA429DE"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b/>
          <w:bCs/>
          <w:color w:val="000000" w:themeColor="text1"/>
          <w:sz w:val="20"/>
          <w:szCs w:val="20"/>
        </w:rPr>
        <w:t>Applicant Attraction</w:t>
      </w:r>
      <w:r w:rsidR="00A4260C" w:rsidRPr="002F198B">
        <w:rPr>
          <w:rFonts w:ascii="CMU Sans Serif" w:hAnsi="CMU Sans Serif" w:cs="CMU Sans Serif"/>
          <w:b/>
          <w:bCs/>
          <w:color w:val="000000" w:themeColor="text1"/>
          <w:sz w:val="20"/>
          <w:szCs w:val="20"/>
        </w:rPr>
        <w:t>:</w:t>
      </w:r>
      <w:r w:rsidR="00A4260C">
        <w:rPr>
          <w:rFonts w:ascii="CMU Sans Serif" w:hAnsi="CMU Sans Serif" w:cs="CMU Sans Serif"/>
          <w:color w:val="000000" w:themeColor="text1"/>
          <w:sz w:val="20"/>
          <w:szCs w:val="20"/>
        </w:rPr>
        <w:t xml:space="preserve"> </w:t>
      </w:r>
      <w:r w:rsidR="00705724">
        <w:rPr>
          <w:rFonts w:ascii="CMU Sans Serif" w:hAnsi="CMU Sans Serif" w:cs="CMU Sans Serif"/>
          <w:color w:val="000000" w:themeColor="text1"/>
          <w:sz w:val="20"/>
          <w:szCs w:val="20"/>
        </w:rPr>
        <w:t>A r</w:t>
      </w:r>
      <w:r w:rsidR="00A4260C">
        <w:rPr>
          <w:rFonts w:ascii="CMU Sans Serif" w:hAnsi="CMU Sans Serif" w:cs="CMU Sans Serif"/>
          <w:color w:val="000000" w:themeColor="text1"/>
          <w:sz w:val="20"/>
          <w:szCs w:val="20"/>
        </w:rPr>
        <w:t xml:space="preserve">ecent </w:t>
      </w:r>
      <w:r w:rsidR="00705724">
        <w:rPr>
          <w:rFonts w:ascii="CMU Sans Serif" w:hAnsi="CMU Sans Serif" w:cs="CMU Sans Serif"/>
          <w:color w:val="000000" w:themeColor="text1"/>
          <w:sz w:val="20"/>
          <w:szCs w:val="20"/>
        </w:rPr>
        <w:t>study</w:t>
      </w:r>
      <w:r w:rsidR="00A4260C">
        <w:rPr>
          <w:rFonts w:ascii="CMU Sans Serif" w:hAnsi="CMU Sans Serif" w:cs="CMU Sans Serif"/>
          <w:color w:val="000000" w:themeColor="text1"/>
          <w:sz w:val="20"/>
          <w:szCs w:val="20"/>
        </w:rPr>
        <w:t xml:space="preserve"> on applicant attraction by Dutta and Mishra</w:t>
      </w:r>
      <w:r w:rsidR="002F198B">
        <w:rPr>
          <w:rFonts w:ascii="CMU Sans Serif" w:hAnsi="CMU Sans Serif" w:cs="CMU Sans Serif"/>
          <w:color w:val="000000" w:themeColor="text1"/>
          <w:sz w:val="20"/>
          <w:szCs w:val="20"/>
        </w:rPr>
        <w:t xml:space="preserve"> (2021)</w:t>
      </w:r>
      <w:r w:rsidR="00705724">
        <w:rPr>
          <w:rFonts w:ascii="CMU Sans Serif" w:hAnsi="CMU Sans Serif" w:cs="CMU Sans Serif"/>
          <w:color w:val="000000" w:themeColor="text1"/>
          <w:sz w:val="20"/>
          <w:szCs w:val="20"/>
        </w:rPr>
        <w:t xml:space="preserve"> have focused on Gen-Z and millennial generation cohorts in the context of the Indian sub-continent.</w:t>
      </w:r>
    </w:p>
    <w:p w14:paraId="1A1FF57D" w14:textId="682307E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b/>
          <w:bCs/>
          <w:color w:val="000000" w:themeColor="text1"/>
          <w:sz w:val="20"/>
          <w:szCs w:val="20"/>
        </w:rPr>
        <w:t>Signalling Theory</w:t>
      </w:r>
      <w:r w:rsidR="002F198B" w:rsidRPr="002F198B">
        <w:rPr>
          <w:rFonts w:ascii="CMU Sans Serif" w:hAnsi="CMU Sans Serif" w:cs="CMU Sans Serif"/>
          <w:b/>
          <w:bCs/>
          <w:color w:val="000000" w:themeColor="text1"/>
          <w:sz w:val="20"/>
          <w:szCs w:val="20"/>
        </w:rPr>
        <w:t>:</w:t>
      </w:r>
      <w:r w:rsidR="002F198B">
        <w:rPr>
          <w:rFonts w:ascii="CMU Sans Serif" w:hAnsi="CMU Sans Serif" w:cs="CMU Sans Serif"/>
          <w:b/>
          <w:bCs/>
          <w:color w:val="000000" w:themeColor="text1"/>
          <w:sz w:val="20"/>
          <w:szCs w:val="20"/>
        </w:rPr>
        <w:t xml:space="preserve"> </w:t>
      </w:r>
      <w:r w:rsidR="00705724">
        <w:rPr>
          <w:rFonts w:ascii="CMU Sans Serif" w:hAnsi="CMU Sans Serif" w:cs="CMU Sans Serif"/>
          <w:color w:val="000000" w:themeColor="text1"/>
          <w:sz w:val="20"/>
          <w:szCs w:val="20"/>
        </w:rPr>
        <w:t xml:space="preserve">The seminal work on signalling is found in Spence (1973) </w:t>
      </w:r>
      <w:r w:rsidR="00251D8C">
        <w:rPr>
          <w:rFonts w:ascii="CMU Sans Serif" w:hAnsi="CMU Sans Serif" w:cs="CMU Sans Serif"/>
          <w:color w:val="000000" w:themeColor="text1"/>
          <w:sz w:val="20"/>
          <w:szCs w:val="20"/>
        </w:rPr>
        <w:t>however,</w:t>
      </w:r>
      <w:r w:rsidR="00705724">
        <w:rPr>
          <w:rFonts w:ascii="CMU Sans Serif" w:hAnsi="CMU Sans Serif" w:cs="CMU Sans Serif"/>
          <w:color w:val="000000" w:themeColor="text1"/>
          <w:sz w:val="20"/>
          <w:szCs w:val="20"/>
        </w:rPr>
        <w:t xml:space="preserve"> since this paper was published there have been numerous attempts to </w:t>
      </w:r>
      <w:r w:rsidR="00BF0FD4">
        <w:rPr>
          <w:rFonts w:ascii="CMU Sans Serif" w:hAnsi="CMU Sans Serif" w:cs="CMU Sans Serif"/>
          <w:color w:val="000000" w:themeColor="text1"/>
          <w:sz w:val="20"/>
          <w:szCs w:val="20"/>
        </w:rPr>
        <w:t>assign and apply signalling theory to the context of the hiring process.</w:t>
      </w:r>
    </w:p>
    <w:p w14:paraId="10B38660" w14:textId="4F0130AA" w:rsidR="00811C16" w:rsidRPr="002D46C4" w:rsidRDefault="00811C16" w:rsidP="00C6713D">
      <w:pPr>
        <w:jc w:val="both"/>
        <w:rPr>
          <w:rFonts w:ascii="CMU Sans Serif" w:hAnsi="CMU Sans Serif" w:cs="CMU Sans Serif"/>
          <w:b/>
          <w:bCs/>
          <w:color w:val="000000" w:themeColor="text1"/>
          <w:sz w:val="20"/>
          <w:szCs w:val="20"/>
        </w:rPr>
      </w:pPr>
      <w:r w:rsidRPr="002D46C4">
        <w:rPr>
          <w:rFonts w:ascii="CMU Sans Serif" w:hAnsi="CMU Sans Serif" w:cs="CMU Sans Serif"/>
          <w:b/>
          <w:bCs/>
          <w:color w:val="000000" w:themeColor="text1"/>
          <w:sz w:val="20"/>
          <w:szCs w:val="20"/>
        </w:rPr>
        <w:t xml:space="preserve">Attribution </w:t>
      </w:r>
      <w:r w:rsidRPr="002F198B">
        <w:rPr>
          <w:rFonts w:ascii="CMU Sans Serif" w:hAnsi="CMU Sans Serif" w:cs="CMU Sans Serif"/>
          <w:b/>
          <w:bCs/>
          <w:color w:val="000000" w:themeColor="text1"/>
          <w:sz w:val="20"/>
          <w:szCs w:val="20"/>
        </w:rPr>
        <w:t>Theory</w:t>
      </w:r>
      <w:r w:rsidR="002F198B" w:rsidRPr="002F198B">
        <w:rPr>
          <w:rFonts w:ascii="CMU Sans Serif" w:hAnsi="CMU Sans Serif" w:cs="CMU Sans Serif"/>
          <w:b/>
          <w:bCs/>
          <w:color w:val="000000" w:themeColor="text1"/>
          <w:sz w:val="20"/>
          <w:szCs w:val="20"/>
        </w:rPr>
        <w:t>:</w:t>
      </w:r>
      <w:r w:rsidR="00BF0FD4">
        <w:rPr>
          <w:rFonts w:ascii="CMU Sans Serif" w:hAnsi="CMU Sans Serif" w:cs="CMU Sans Serif"/>
          <w:b/>
          <w:bCs/>
          <w:color w:val="000000" w:themeColor="text1"/>
          <w:sz w:val="20"/>
          <w:szCs w:val="20"/>
        </w:rPr>
        <w:t xml:space="preserve"> </w:t>
      </w:r>
    </w:p>
    <w:p w14:paraId="5236C0C1" w14:textId="47987CC4"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b/>
          <w:bCs/>
          <w:color w:val="000000" w:themeColor="text1"/>
          <w:sz w:val="20"/>
          <w:szCs w:val="20"/>
        </w:rPr>
        <w:t xml:space="preserve">Figure 1: </w:t>
      </w:r>
      <w:r w:rsidRPr="002D46C4">
        <w:rPr>
          <w:rFonts w:ascii="CMU Sans Serif" w:hAnsi="CMU Sans Serif" w:cs="CMU Sans Serif"/>
          <w:color w:val="000000" w:themeColor="text1"/>
          <w:sz w:val="20"/>
          <w:szCs w:val="20"/>
        </w:rPr>
        <w:t>Mind Map of Relevant Literature Subtopics</w:t>
      </w:r>
      <w:ins w:id="136" w:author="Alfred Anate Bodurin Mayaki" w:date="2026-01-12T16:58:00Z" w16du:dateUtc="2026-01-12T16:58:00Z">
        <w:r w:rsidR="00490A56">
          <w:rPr>
            <w:rFonts w:ascii="CMU Sans Serif" w:hAnsi="CMU Sans Serif" w:cs="CMU Sans Serif"/>
            <w:color w:val="000000" w:themeColor="text1"/>
            <w:sz w:val="20"/>
            <w:szCs w:val="20"/>
          </w:rPr>
          <w:t xml:space="preserve"> (Stage 2 Project Status)</w:t>
        </w:r>
      </w:ins>
    </w:p>
    <w:p w14:paraId="65BD4EC9" w14:textId="18F474CE" w:rsidR="00811C16" w:rsidRPr="002D46C4" w:rsidRDefault="00811C16" w:rsidP="00083322">
      <w:pPr>
        <w:jc w:val="center"/>
        <w:rPr>
          <w:rFonts w:ascii="CMU Sans Serif" w:hAnsi="CMU Sans Serif" w:cs="CMU Sans Serif"/>
          <w:color w:val="000000" w:themeColor="text1"/>
        </w:rPr>
      </w:pPr>
      <w:r w:rsidRPr="002D46C4">
        <w:rPr>
          <w:rFonts w:ascii="CMU Sans Serif" w:hAnsi="CMU Sans Serif" w:cs="CMU Sans Serif"/>
          <w:noProof/>
          <w:color w:val="000000" w:themeColor="text1"/>
        </w:rPr>
        <w:drawing>
          <wp:inline distT="0" distB="0" distL="0" distR="0" wp14:anchorId="24BB0966" wp14:editId="3B124850">
            <wp:extent cx="4823276" cy="2865640"/>
            <wp:effectExtent l="0" t="0" r="0" b="0"/>
            <wp:docPr id="422260730" name="Picture 2" descr="A diagram of a busines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60730" name="Picture 2" descr="A diagram of a business proces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9639" cy="2875362"/>
                    </a:xfrm>
                    <a:prstGeom prst="rect">
                      <a:avLst/>
                    </a:prstGeom>
                  </pic:spPr>
                </pic:pic>
              </a:graphicData>
            </a:graphic>
          </wp:inline>
        </w:drawing>
      </w:r>
    </w:p>
    <w:p w14:paraId="2A8457A0" w14:textId="0EF835C7" w:rsidR="00811C16" w:rsidRPr="002D46C4" w:rsidRDefault="009E2038" w:rsidP="00C6713D">
      <w:pPr>
        <w:pStyle w:val="Heading2"/>
        <w:contextualSpacing/>
        <w:jc w:val="both"/>
        <w:rPr>
          <w:rStyle w:val="Strong"/>
          <w:rFonts w:ascii="CMU Sans Serif" w:hAnsi="CMU Sans Serif" w:cs="CMU Sans Serif"/>
          <w:b w:val="0"/>
          <w:bCs w:val="0"/>
          <w:color w:val="000000" w:themeColor="text1"/>
        </w:rPr>
      </w:pPr>
      <w:bookmarkStart w:id="137" w:name="_Toc216632809"/>
      <w:bookmarkStart w:id="138" w:name="_Toc219130665"/>
      <w:r>
        <w:rPr>
          <w:rStyle w:val="Strong"/>
          <w:rFonts w:ascii="CMU Sans Serif" w:hAnsi="CMU Sans Serif" w:cs="CMU Sans Serif"/>
          <w:b w:val="0"/>
          <w:bCs w:val="0"/>
          <w:color w:val="000000" w:themeColor="text1"/>
        </w:rPr>
        <w:lastRenderedPageBreak/>
        <w:t xml:space="preserve">8 </w:t>
      </w:r>
      <w:r w:rsidR="00811C16" w:rsidRPr="002D46C4">
        <w:rPr>
          <w:rStyle w:val="Strong"/>
          <w:rFonts w:ascii="CMU Sans Serif" w:hAnsi="CMU Sans Serif" w:cs="CMU Sans Serif"/>
          <w:b w:val="0"/>
          <w:bCs w:val="0"/>
          <w:color w:val="000000" w:themeColor="text1"/>
        </w:rPr>
        <w:t>Explicating my Literature Review 1</w:t>
      </w:r>
      <w:bookmarkEnd w:id="137"/>
      <w:bookmarkEnd w:id="138"/>
    </w:p>
    <w:p w14:paraId="32227077" w14:textId="4A0CB3CA"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 xml:space="preserve">As part of the planning process, I shall spend time gathering articles from a number of </w:t>
      </w:r>
      <w:r w:rsidR="001502F6">
        <w:rPr>
          <w:rFonts w:ascii="CMU Sans Serif" w:hAnsi="CMU Sans Serif" w:cs="CMU Sans Serif"/>
          <w:color w:val="000000" w:themeColor="text1"/>
          <w:sz w:val="20"/>
          <w:szCs w:val="20"/>
        </w:rPr>
        <w:t>relevant online</w:t>
      </w:r>
      <w:r w:rsidRPr="002D46C4">
        <w:rPr>
          <w:rFonts w:ascii="CMU Sans Serif" w:hAnsi="CMU Sans Serif" w:cs="CMU Sans Serif"/>
          <w:color w:val="000000" w:themeColor="text1"/>
          <w:sz w:val="20"/>
          <w:szCs w:val="20"/>
        </w:rPr>
        <w:t xml:space="preserve"> </w:t>
      </w:r>
      <w:r w:rsidR="001502F6">
        <w:rPr>
          <w:rFonts w:ascii="CMU Sans Serif" w:hAnsi="CMU Sans Serif" w:cs="CMU Sans Serif"/>
          <w:color w:val="000000" w:themeColor="text1"/>
          <w:sz w:val="20"/>
          <w:szCs w:val="20"/>
        </w:rPr>
        <w:t xml:space="preserve">databases which host peer-reviewed </w:t>
      </w:r>
      <w:r w:rsidRPr="002D46C4">
        <w:rPr>
          <w:rFonts w:ascii="CMU Sans Serif" w:hAnsi="CMU Sans Serif" w:cs="CMU Sans Serif"/>
          <w:color w:val="000000" w:themeColor="text1"/>
          <w:sz w:val="20"/>
          <w:szCs w:val="20"/>
        </w:rPr>
        <w:t xml:space="preserve">journals. These are listed below under the “Source” column. I plan to gather a </w:t>
      </w:r>
      <w:r w:rsidRPr="002D46C4">
        <w:rPr>
          <w:rFonts w:ascii="CMU Sans Serif" w:hAnsi="CMU Sans Serif" w:cs="CMU Sans Serif"/>
          <w:b/>
          <w:bCs/>
          <w:color w:val="000000" w:themeColor="text1"/>
          <w:sz w:val="20"/>
          <w:szCs w:val="20"/>
        </w:rPr>
        <w:t>minimum</w:t>
      </w:r>
      <w:r w:rsidRPr="002D46C4">
        <w:rPr>
          <w:rFonts w:ascii="CMU Sans Serif" w:hAnsi="CMU Sans Serif" w:cs="CMU Sans Serif"/>
          <w:color w:val="000000" w:themeColor="text1"/>
          <w:sz w:val="20"/>
          <w:szCs w:val="20"/>
        </w:rPr>
        <w:t xml:space="preserve"> of five articles from each of the </w:t>
      </w:r>
      <w:r w:rsidR="0014006E">
        <w:rPr>
          <w:rFonts w:ascii="CMU Sans Serif" w:hAnsi="CMU Sans Serif" w:cs="CMU Sans Serif"/>
          <w:color w:val="000000" w:themeColor="text1"/>
          <w:sz w:val="20"/>
          <w:szCs w:val="20"/>
        </w:rPr>
        <w:t>clear</w:t>
      </w:r>
      <w:r w:rsidRPr="002D46C4">
        <w:rPr>
          <w:rFonts w:ascii="CMU Sans Serif" w:hAnsi="CMU Sans Serif" w:cs="CMU Sans Serif"/>
          <w:color w:val="000000" w:themeColor="text1"/>
          <w:sz w:val="20"/>
          <w:szCs w:val="20"/>
        </w:rPr>
        <w:t xml:space="preserve"> </w:t>
      </w:r>
      <w:r w:rsidRPr="0014006E">
        <w:rPr>
          <w:rFonts w:ascii="CMU Sans Serif" w:hAnsi="CMU Sans Serif" w:cs="CMU Sans Serif"/>
          <w:i/>
          <w:iCs/>
          <w:color w:val="000000" w:themeColor="text1"/>
          <w:sz w:val="20"/>
          <w:szCs w:val="20"/>
        </w:rPr>
        <w:t>subtopic</w:t>
      </w:r>
      <w:r w:rsidR="001502F6" w:rsidRPr="0014006E">
        <w:rPr>
          <w:rFonts w:ascii="CMU Sans Serif" w:hAnsi="CMU Sans Serif" w:cs="CMU Sans Serif"/>
          <w:i/>
          <w:iCs/>
          <w:color w:val="000000" w:themeColor="text1"/>
          <w:sz w:val="20"/>
          <w:szCs w:val="20"/>
        </w:rPr>
        <w:t>s</w:t>
      </w:r>
      <w:r w:rsidR="0014006E">
        <w:rPr>
          <w:rFonts w:ascii="CMU Sans Serif" w:hAnsi="CMU Sans Serif" w:cs="CMU Sans Serif"/>
          <w:i/>
          <w:iCs/>
          <w:color w:val="000000" w:themeColor="text1"/>
          <w:sz w:val="20"/>
          <w:szCs w:val="20"/>
        </w:rPr>
        <w:t xml:space="preserve">, </w:t>
      </w:r>
      <w:r w:rsidR="001502F6">
        <w:rPr>
          <w:rFonts w:ascii="CMU Sans Serif" w:hAnsi="CMU Sans Serif" w:cs="CMU Sans Serif"/>
          <w:color w:val="000000" w:themeColor="text1"/>
          <w:sz w:val="20"/>
          <w:szCs w:val="20"/>
        </w:rPr>
        <w:t>acting as</w:t>
      </w:r>
      <w:r w:rsidR="00CE0CCD">
        <w:rPr>
          <w:rFonts w:ascii="CMU Sans Serif" w:hAnsi="CMU Sans Serif" w:cs="CMU Sans Serif"/>
          <w:color w:val="000000" w:themeColor="text1"/>
          <w:sz w:val="20"/>
          <w:szCs w:val="20"/>
        </w:rPr>
        <w:t xml:space="preserve"> search protocol </w:t>
      </w:r>
      <w:r w:rsidR="00A36452">
        <w:rPr>
          <w:rFonts w:ascii="CMU Sans Serif" w:hAnsi="CMU Sans Serif" w:cs="CMU Sans Serif"/>
          <w:color w:val="000000" w:themeColor="text1"/>
          <w:sz w:val="20"/>
          <w:szCs w:val="20"/>
        </w:rPr>
        <w:t>and using the jigsaw format as structure</w:t>
      </w:r>
      <w:r w:rsidR="0014006E">
        <w:rPr>
          <w:rFonts w:ascii="CMU Sans Serif" w:hAnsi="CMU Sans Serif" w:cs="CMU Sans Serif"/>
          <w:color w:val="000000" w:themeColor="text1"/>
          <w:sz w:val="20"/>
          <w:szCs w:val="20"/>
        </w:rPr>
        <w:t xml:space="preserve"> (University of Hull Library, 2025).</w:t>
      </w:r>
    </w:p>
    <w:p w14:paraId="6E4148D0" w14:textId="77777777" w:rsidR="00811C16" w:rsidRPr="002D46C4" w:rsidRDefault="00811C16" w:rsidP="00C6713D">
      <w:pPr>
        <w:pStyle w:val="ListParagraph"/>
        <w:numPr>
          <w:ilvl w:val="0"/>
          <w:numId w:val="5"/>
        </w:numPr>
        <w:jc w:val="both"/>
        <w:rPr>
          <w:rFonts w:ascii="CMU Sans Serif" w:hAnsi="CMU Sans Serif" w:cs="CMU Sans Serif"/>
          <w:color w:val="000000" w:themeColor="text1"/>
          <w:u w:val="single"/>
        </w:rPr>
      </w:pPr>
      <w:r w:rsidRPr="002D46C4">
        <w:rPr>
          <w:rFonts w:ascii="CMU Sans Serif" w:hAnsi="CMU Sans Serif" w:cs="CMU Sans Serif"/>
          <w:color w:val="000000" w:themeColor="text1"/>
          <w:u w:val="single"/>
        </w:rPr>
        <w:t>Applicant Attraction</w:t>
      </w:r>
    </w:p>
    <w:tbl>
      <w:tblPr>
        <w:tblStyle w:val="PlainTable4"/>
        <w:tblW w:w="0" w:type="auto"/>
        <w:tblLook w:val="04A0" w:firstRow="1" w:lastRow="0" w:firstColumn="1" w:lastColumn="0" w:noHBand="0" w:noVBand="1"/>
      </w:tblPr>
      <w:tblGrid>
        <w:gridCol w:w="1838"/>
        <w:gridCol w:w="4172"/>
        <w:gridCol w:w="3006"/>
      </w:tblGrid>
      <w:tr w:rsidR="00811C16" w:rsidRPr="00ED40CB" w14:paraId="49DFB7B2" w14:textId="77777777" w:rsidTr="00E15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9934D9F" w14:textId="77777777" w:rsidR="00811C16" w:rsidRPr="002D46C4" w:rsidRDefault="00811C16" w:rsidP="00C6713D">
            <w:pPr>
              <w:jc w:val="both"/>
              <w:rPr>
                <w:rFonts w:ascii="CMU Sans Serif" w:hAnsi="CMU Sans Serif" w:cs="CMU Sans Serif"/>
                <w:b w:val="0"/>
                <w:bCs w:val="0"/>
                <w:color w:val="000000" w:themeColor="text1"/>
                <w:sz w:val="20"/>
                <w:szCs w:val="20"/>
              </w:rPr>
            </w:pPr>
            <w:r w:rsidRPr="002D46C4">
              <w:rPr>
                <w:rFonts w:ascii="CMU Sans Serif" w:hAnsi="CMU Sans Serif" w:cs="CMU Sans Serif"/>
                <w:color w:val="000000" w:themeColor="text1"/>
                <w:sz w:val="20"/>
                <w:szCs w:val="20"/>
              </w:rPr>
              <w:t>Source</w:t>
            </w:r>
          </w:p>
        </w:tc>
        <w:tc>
          <w:tcPr>
            <w:tcW w:w="4172" w:type="dxa"/>
          </w:tcPr>
          <w:p w14:paraId="0315A28F" w14:textId="77777777" w:rsidR="00811C16" w:rsidRPr="002D46C4" w:rsidRDefault="00811C16" w:rsidP="00C6713D">
            <w:pPr>
              <w:jc w:val="both"/>
              <w:cnfStyle w:val="100000000000" w:firstRow="1" w:lastRow="0" w:firstColumn="0" w:lastColumn="0" w:oddVBand="0" w:evenVBand="0" w:oddHBand="0" w:evenHBand="0" w:firstRowFirstColumn="0" w:firstRowLastColumn="0" w:lastRowFirstColumn="0" w:lastRowLastColumn="0"/>
              <w:rPr>
                <w:rFonts w:ascii="CMU Sans Serif" w:hAnsi="CMU Sans Serif" w:cs="CMU Sans Serif"/>
                <w:b w:val="0"/>
                <w:bCs w:val="0"/>
                <w:color w:val="000000" w:themeColor="text1"/>
                <w:sz w:val="20"/>
                <w:szCs w:val="20"/>
              </w:rPr>
            </w:pPr>
            <w:r w:rsidRPr="002D46C4">
              <w:rPr>
                <w:rFonts w:ascii="CMU Sans Serif" w:hAnsi="CMU Sans Serif" w:cs="CMU Sans Serif"/>
                <w:color w:val="000000" w:themeColor="text1"/>
                <w:sz w:val="20"/>
                <w:szCs w:val="20"/>
              </w:rPr>
              <w:t>Name of Journal / Book</w:t>
            </w:r>
          </w:p>
        </w:tc>
        <w:tc>
          <w:tcPr>
            <w:tcW w:w="3006" w:type="dxa"/>
          </w:tcPr>
          <w:p w14:paraId="7009FA99" w14:textId="77777777" w:rsidR="00811C16" w:rsidRPr="002D46C4" w:rsidRDefault="00811C16" w:rsidP="00C6713D">
            <w:pPr>
              <w:jc w:val="both"/>
              <w:cnfStyle w:val="100000000000" w:firstRow="1" w:lastRow="0" w:firstColumn="0" w:lastColumn="0" w:oddVBand="0" w:evenVBand="0" w:oddHBand="0" w:evenHBand="0" w:firstRowFirstColumn="0" w:firstRowLastColumn="0" w:lastRowFirstColumn="0" w:lastRowLastColumn="0"/>
              <w:rPr>
                <w:rFonts w:ascii="CMU Sans Serif" w:hAnsi="CMU Sans Serif" w:cs="CMU Sans Serif"/>
                <w:b w:val="0"/>
                <w:bCs w:val="0"/>
                <w:color w:val="000000" w:themeColor="text1"/>
                <w:sz w:val="20"/>
                <w:szCs w:val="20"/>
              </w:rPr>
            </w:pPr>
            <w:r w:rsidRPr="002D46C4">
              <w:rPr>
                <w:rFonts w:ascii="CMU Sans Serif" w:hAnsi="CMU Sans Serif" w:cs="CMU Sans Serif"/>
                <w:color w:val="000000" w:themeColor="text1"/>
                <w:sz w:val="20"/>
                <w:szCs w:val="20"/>
              </w:rPr>
              <w:t>Scoped Articles</w:t>
            </w:r>
          </w:p>
        </w:tc>
      </w:tr>
      <w:tr w:rsidR="00811C16" w:rsidRPr="00ED40CB" w14:paraId="54731331"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696F8AA" w14:textId="7777777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Emerald</w:t>
            </w:r>
          </w:p>
        </w:tc>
        <w:tc>
          <w:tcPr>
            <w:tcW w:w="4172" w:type="dxa"/>
          </w:tcPr>
          <w:p w14:paraId="08CE52CD" w14:textId="77777777"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Personnel Review</w:t>
            </w:r>
          </w:p>
        </w:tc>
        <w:tc>
          <w:tcPr>
            <w:tcW w:w="3006" w:type="dxa"/>
          </w:tcPr>
          <w:p w14:paraId="6E4B290F" w14:textId="77777777"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Celani and Singh (2011)</w:t>
            </w:r>
          </w:p>
        </w:tc>
      </w:tr>
      <w:tr w:rsidR="00811C16" w:rsidRPr="00ED40CB" w14:paraId="74A90777"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5DB42A9F" w14:textId="7777777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JSTOR</w:t>
            </w:r>
          </w:p>
        </w:tc>
        <w:tc>
          <w:tcPr>
            <w:tcW w:w="4172" w:type="dxa"/>
          </w:tcPr>
          <w:p w14:paraId="63D3FE36"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Academy of Management Review</w:t>
            </w:r>
          </w:p>
        </w:tc>
        <w:tc>
          <w:tcPr>
            <w:tcW w:w="3006" w:type="dxa"/>
          </w:tcPr>
          <w:p w14:paraId="56CC3F66"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Rynes and Barber (1990)</w:t>
            </w:r>
          </w:p>
        </w:tc>
      </w:tr>
    </w:tbl>
    <w:p w14:paraId="7F1270F3" w14:textId="77777777" w:rsidR="00811C16" w:rsidRPr="002D46C4" w:rsidRDefault="00811C16" w:rsidP="00C6713D">
      <w:pPr>
        <w:jc w:val="both"/>
        <w:rPr>
          <w:rFonts w:ascii="CMU Sans Serif" w:hAnsi="CMU Sans Serif" w:cs="CMU Sans Serif"/>
          <w:color w:val="000000" w:themeColor="text1"/>
          <w:u w:val="single"/>
        </w:rPr>
      </w:pPr>
    </w:p>
    <w:p w14:paraId="0184128B" w14:textId="7F494CE2" w:rsidR="00811C16" w:rsidRPr="002D46C4" w:rsidDel="00490A56" w:rsidRDefault="00811C16" w:rsidP="00C6713D">
      <w:pPr>
        <w:pStyle w:val="ListParagraph"/>
        <w:numPr>
          <w:ilvl w:val="0"/>
          <w:numId w:val="5"/>
        </w:numPr>
        <w:jc w:val="both"/>
        <w:rPr>
          <w:del w:id="139" w:author="Alfred Anate Bodurin Mayaki" w:date="2026-01-12T17:01:00Z" w16du:dateUtc="2026-01-12T17:01:00Z"/>
          <w:rFonts w:ascii="CMU Sans Serif" w:hAnsi="CMU Sans Serif" w:cs="CMU Sans Serif"/>
          <w:color w:val="000000" w:themeColor="text1"/>
          <w:u w:val="single"/>
        </w:rPr>
      </w:pPr>
      <w:del w:id="140" w:author="Alfred Anate Bodurin Mayaki" w:date="2026-01-12T17:01:00Z" w16du:dateUtc="2026-01-12T17:01:00Z">
        <w:r w:rsidRPr="002D46C4" w:rsidDel="00490A56">
          <w:rPr>
            <w:rFonts w:ascii="CMU Sans Serif" w:hAnsi="CMU Sans Serif" w:cs="CMU Sans Serif"/>
            <w:color w:val="000000" w:themeColor="text1"/>
            <w:u w:val="single"/>
          </w:rPr>
          <w:delText>Employer Branding</w:delText>
        </w:r>
      </w:del>
    </w:p>
    <w:tbl>
      <w:tblPr>
        <w:tblStyle w:val="PlainTable4"/>
        <w:tblW w:w="0" w:type="auto"/>
        <w:tblLook w:val="04A0" w:firstRow="1" w:lastRow="0" w:firstColumn="1" w:lastColumn="0" w:noHBand="0" w:noVBand="1"/>
      </w:tblPr>
      <w:tblGrid>
        <w:gridCol w:w="1838"/>
        <w:gridCol w:w="4172"/>
        <w:gridCol w:w="3006"/>
      </w:tblGrid>
      <w:tr w:rsidR="00811C16" w:rsidRPr="00ED40CB" w:rsidDel="00490A56" w14:paraId="5F20596B" w14:textId="032C7FBC" w:rsidTr="00E15F08">
        <w:trPr>
          <w:cnfStyle w:val="100000000000" w:firstRow="1" w:lastRow="0" w:firstColumn="0" w:lastColumn="0" w:oddVBand="0" w:evenVBand="0" w:oddHBand="0" w:evenHBand="0" w:firstRowFirstColumn="0" w:firstRowLastColumn="0" w:lastRowFirstColumn="0" w:lastRowLastColumn="0"/>
          <w:del w:id="141" w:author="Alfred Anate Bodurin Mayaki" w:date="2026-01-12T17:01:00Z"/>
        </w:trPr>
        <w:tc>
          <w:tcPr>
            <w:cnfStyle w:val="001000000000" w:firstRow="0" w:lastRow="0" w:firstColumn="1" w:lastColumn="0" w:oddVBand="0" w:evenVBand="0" w:oddHBand="0" w:evenHBand="0" w:firstRowFirstColumn="0" w:firstRowLastColumn="0" w:lastRowFirstColumn="0" w:lastRowLastColumn="0"/>
            <w:tcW w:w="1838" w:type="dxa"/>
          </w:tcPr>
          <w:p w14:paraId="42C80024" w14:textId="2F9F6C66" w:rsidR="00811C16" w:rsidRPr="002D46C4" w:rsidDel="00490A56" w:rsidRDefault="00811C16" w:rsidP="00C6713D">
            <w:pPr>
              <w:jc w:val="both"/>
              <w:rPr>
                <w:del w:id="142" w:author="Alfred Anate Bodurin Mayaki" w:date="2026-01-12T17:01:00Z" w16du:dateUtc="2026-01-12T17:01:00Z"/>
                <w:rFonts w:ascii="CMU Sans Serif" w:hAnsi="CMU Sans Serif" w:cs="CMU Sans Serif"/>
                <w:b w:val="0"/>
                <w:bCs w:val="0"/>
                <w:color w:val="000000" w:themeColor="text1"/>
                <w:sz w:val="20"/>
                <w:szCs w:val="20"/>
              </w:rPr>
            </w:pPr>
            <w:del w:id="143" w:author="Alfred Anate Bodurin Mayaki" w:date="2026-01-12T17:01:00Z" w16du:dateUtc="2026-01-12T17:01:00Z">
              <w:r w:rsidRPr="002D46C4" w:rsidDel="00490A56">
                <w:rPr>
                  <w:rFonts w:ascii="CMU Sans Serif" w:hAnsi="CMU Sans Serif" w:cs="CMU Sans Serif"/>
                  <w:color w:val="000000" w:themeColor="text1"/>
                  <w:sz w:val="20"/>
                  <w:szCs w:val="20"/>
                </w:rPr>
                <w:delText>Source</w:delText>
              </w:r>
            </w:del>
          </w:p>
        </w:tc>
        <w:tc>
          <w:tcPr>
            <w:tcW w:w="4172" w:type="dxa"/>
          </w:tcPr>
          <w:p w14:paraId="0DBA2DEA" w14:textId="48B512E5" w:rsidR="00811C16" w:rsidRPr="002D46C4" w:rsidDel="00490A56" w:rsidRDefault="00811C16" w:rsidP="00C6713D">
            <w:pPr>
              <w:jc w:val="both"/>
              <w:cnfStyle w:val="100000000000" w:firstRow="1" w:lastRow="0" w:firstColumn="0" w:lastColumn="0" w:oddVBand="0" w:evenVBand="0" w:oddHBand="0" w:evenHBand="0" w:firstRowFirstColumn="0" w:firstRowLastColumn="0" w:lastRowFirstColumn="0" w:lastRowLastColumn="0"/>
              <w:rPr>
                <w:del w:id="144" w:author="Alfred Anate Bodurin Mayaki" w:date="2026-01-12T17:01:00Z" w16du:dateUtc="2026-01-12T17:01:00Z"/>
                <w:rFonts w:ascii="CMU Sans Serif" w:hAnsi="CMU Sans Serif" w:cs="CMU Sans Serif"/>
                <w:b w:val="0"/>
                <w:bCs w:val="0"/>
                <w:color w:val="000000" w:themeColor="text1"/>
                <w:sz w:val="20"/>
                <w:szCs w:val="20"/>
              </w:rPr>
            </w:pPr>
            <w:del w:id="145" w:author="Alfred Anate Bodurin Mayaki" w:date="2026-01-12T17:01:00Z" w16du:dateUtc="2026-01-12T17:01:00Z">
              <w:r w:rsidRPr="002D46C4" w:rsidDel="00490A56">
                <w:rPr>
                  <w:rFonts w:ascii="CMU Sans Serif" w:hAnsi="CMU Sans Serif" w:cs="CMU Sans Serif"/>
                  <w:color w:val="000000" w:themeColor="text1"/>
                  <w:sz w:val="20"/>
                  <w:szCs w:val="20"/>
                </w:rPr>
                <w:delText>Name of Journal / Book</w:delText>
              </w:r>
            </w:del>
          </w:p>
        </w:tc>
        <w:tc>
          <w:tcPr>
            <w:tcW w:w="3006" w:type="dxa"/>
          </w:tcPr>
          <w:p w14:paraId="3A8017DD" w14:textId="2D752C2D" w:rsidR="00811C16" w:rsidRPr="002D46C4" w:rsidDel="00490A56" w:rsidRDefault="00811C16" w:rsidP="00C6713D">
            <w:pPr>
              <w:jc w:val="both"/>
              <w:cnfStyle w:val="100000000000" w:firstRow="1" w:lastRow="0" w:firstColumn="0" w:lastColumn="0" w:oddVBand="0" w:evenVBand="0" w:oddHBand="0" w:evenHBand="0" w:firstRowFirstColumn="0" w:firstRowLastColumn="0" w:lastRowFirstColumn="0" w:lastRowLastColumn="0"/>
              <w:rPr>
                <w:del w:id="146" w:author="Alfred Anate Bodurin Mayaki" w:date="2026-01-12T17:01:00Z" w16du:dateUtc="2026-01-12T17:01:00Z"/>
                <w:rFonts w:ascii="CMU Sans Serif" w:hAnsi="CMU Sans Serif" w:cs="CMU Sans Serif"/>
                <w:b w:val="0"/>
                <w:bCs w:val="0"/>
                <w:color w:val="000000" w:themeColor="text1"/>
                <w:sz w:val="20"/>
                <w:szCs w:val="20"/>
              </w:rPr>
            </w:pPr>
            <w:del w:id="147" w:author="Alfred Anate Bodurin Mayaki" w:date="2026-01-12T17:01:00Z" w16du:dateUtc="2026-01-12T17:01:00Z">
              <w:r w:rsidRPr="002D46C4" w:rsidDel="00490A56">
                <w:rPr>
                  <w:rFonts w:ascii="CMU Sans Serif" w:hAnsi="CMU Sans Serif" w:cs="CMU Sans Serif"/>
                  <w:color w:val="000000" w:themeColor="text1"/>
                  <w:sz w:val="20"/>
                  <w:szCs w:val="20"/>
                </w:rPr>
                <w:delText>Scoped Articles</w:delText>
              </w:r>
            </w:del>
          </w:p>
        </w:tc>
      </w:tr>
      <w:tr w:rsidR="00811C16" w:rsidRPr="00ED40CB" w:rsidDel="00490A56" w14:paraId="6BF396B0" w14:textId="0D7E03B2" w:rsidTr="00E15F08">
        <w:trPr>
          <w:cnfStyle w:val="000000100000" w:firstRow="0" w:lastRow="0" w:firstColumn="0" w:lastColumn="0" w:oddVBand="0" w:evenVBand="0" w:oddHBand="1" w:evenHBand="0" w:firstRowFirstColumn="0" w:firstRowLastColumn="0" w:lastRowFirstColumn="0" w:lastRowLastColumn="0"/>
          <w:del w:id="148" w:author="Alfred Anate Bodurin Mayaki" w:date="2026-01-12T17:01:00Z"/>
        </w:trPr>
        <w:tc>
          <w:tcPr>
            <w:cnfStyle w:val="001000000000" w:firstRow="0" w:lastRow="0" w:firstColumn="1" w:lastColumn="0" w:oddVBand="0" w:evenVBand="0" w:oddHBand="0" w:evenHBand="0" w:firstRowFirstColumn="0" w:firstRowLastColumn="0" w:lastRowFirstColumn="0" w:lastRowLastColumn="0"/>
            <w:tcW w:w="1838" w:type="dxa"/>
          </w:tcPr>
          <w:p w14:paraId="7713396E" w14:textId="23F56A6A" w:rsidR="00811C16" w:rsidRPr="002D46C4" w:rsidDel="00490A56" w:rsidRDefault="00811C16" w:rsidP="00C6713D">
            <w:pPr>
              <w:jc w:val="both"/>
              <w:rPr>
                <w:del w:id="149" w:author="Alfred Anate Bodurin Mayaki" w:date="2026-01-12T17:01:00Z" w16du:dateUtc="2026-01-12T17:01:00Z"/>
                <w:rFonts w:ascii="CMU Sans Serif" w:hAnsi="CMU Sans Serif" w:cs="CMU Sans Serif"/>
                <w:color w:val="000000" w:themeColor="text1"/>
                <w:sz w:val="20"/>
                <w:szCs w:val="20"/>
              </w:rPr>
            </w:pPr>
            <w:del w:id="150" w:author="Alfred Anate Bodurin Mayaki" w:date="2026-01-12T17:01:00Z" w16du:dateUtc="2026-01-12T17:01:00Z">
              <w:r w:rsidRPr="002D46C4" w:rsidDel="00490A56">
                <w:rPr>
                  <w:rFonts w:ascii="CMU Sans Serif" w:hAnsi="CMU Sans Serif" w:cs="CMU Sans Serif"/>
                  <w:color w:val="000000" w:themeColor="text1"/>
                  <w:sz w:val="20"/>
                  <w:szCs w:val="20"/>
                </w:rPr>
                <w:delText>Emerald</w:delText>
              </w:r>
            </w:del>
          </w:p>
        </w:tc>
        <w:tc>
          <w:tcPr>
            <w:tcW w:w="4172" w:type="dxa"/>
          </w:tcPr>
          <w:p w14:paraId="378F2FD1" w14:textId="37456673" w:rsidR="00811C16" w:rsidRPr="002D46C4" w:rsidDel="00490A56" w:rsidRDefault="00811C16" w:rsidP="00C6713D">
            <w:pPr>
              <w:jc w:val="both"/>
              <w:cnfStyle w:val="000000100000" w:firstRow="0" w:lastRow="0" w:firstColumn="0" w:lastColumn="0" w:oddVBand="0" w:evenVBand="0" w:oddHBand="1" w:evenHBand="0" w:firstRowFirstColumn="0" w:firstRowLastColumn="0" w:lastRowFirstColumn="0" w:lastRowLastColumn="0"/>
              <w:rPr>
                <w:del w:id="151" w:author="Alfred Anate Bodurin Mayaki" w:date="2026-01-12T17:01:00Z" w16du:dateUtc="2026-01-12T17:01:00Z"/>
                <w:rFonts w:ascii="CMU Sans Serif" w:hAnsi="CMU Sans Serif" w:cs="CMU Sans Serif"/>
                <w:color w:val="000000" w:themeColor="text1"/>
                <w:sz w:val="20"/>
                <w:szCs w:val="20"/>
              </w:rPr>
            </w:pPr>
            <w:del w:id="152" w:author="Alfred Anate Bodurin Mayaki" w:date="2026-01-12T17:01:00Z" w16du:dateUtc="2026-01-12T17:01:00Z">
              <w:r w:rsidRPr="002D46C4" w:rsidDel="00490A56">
                <w:rPr>
                  <w:rFonts w:ascii="CMU Sans Serif" w:hAnsi="CMU Sans Serif" w:cs="CMU Sans Serif"/>
                  <w:color w:val="000000" w:themeColor="text1"/>
                  <w:sz w:val="20"/>
                  <w:szCs w:val="20"/>
                </w:rPr>
                <w:delText>Personnel Review</w:delText>
              </w:r>
            </w:del>
          </w:p>
        </w:tc>
        <w:tc>
          <w:tcPr>
            <w:tcW w:w="3006" w:type="dxa"/>
          </w:tcPr>
          <w:p w14:paraId="0B2A2C56" w14:textId="23E7C505" w:rsidR="00811C16" w:rsidRPr="002D46C4" w:rsidDel="00490A56" w:rsidRDefault="00811C16" w:rsidP="00C6713D">
            <w:pPr>
              <w:jc w:val="both"/>
              <w:cnfStyle w:val="000000100000" w:firstRow="0" w:lastRow="0" w:firstColumn="0" w:lastColumn="0" w:oddVBand="0" w:evenVBand="0" w:oddHBand="1" w:evenHBand="0" w:firstRowFirstColumn="0" w:firstRowLastColumn="0" w:lastRowFirstColumn="0" w:lastRowLastColumn="0"/>
              <w:rPr>
                <w:del w:id="153" w:author="Alfred Anate Bodurin Mayaki" w:date="2026-01-12T17:01:00Z" w16du:dateUtc="2026-01-12T17:01:00Z"/>
                <w:rFonts w:ascii="CMU Sans Serif" w:hAnsi="CMU Sans Serif" w:cs="CMU Sans Serif"/>
                <w:color w:val="000000" w:themeColor="text1"/>
                <w:sz w:val="20"/>
                <w:szCs w:val="20"/>
              </w:rPr>
            </w:pPr>
            <w:del w:id="154" w:author="Alfred Anate Bodurin Mayaki" w:date="2026-01-12T17:01:00Z" w16du:dateUtc="2026-01-12T17:01:00Z">
              <w:r w:rsidRPr="002D46C4" w:rsidDel="00490A56">
                <w:rPr>
                  <w:rFonts w:ascii="CMU Sans Serif" w:hAnsi="CMU Sans Serif" w:cs="CMU Sans Serif"/>
                  <w:color w:val="000000" w:themeColor="text1"/>
                  <w:sz w:val="20"/>
                  <w:szCs w:val="20"/>
                </w:rPr>
                <w:delText>Younis and Hammad (2021)</w:delText>
              </w:r>
            </w:del>
          </w:p>
        </w:tc>
      </w:tr>
      <w:tr w:rsidR="00811C16" w:rsidRPr="00ED40CB" w:rsidDel="00490A56" w14:paraId="02CCFF3D" w14:textId="0B698085" w:rsidTr="00E15F08">
        <w:trPr>
          <w:del w:id="155" w:author="Alfred Anate Bodurin Mayaki" w:date="2026-01-12T17:01:00Z"/>
        </w:trPr>
        <w:tc>
          <w:tcPr>
            <w:cnfStyle w:val="001000000000" w:firstRow="0" w:lastRow="0" w:firstColumn="1" w:lastColumn="0" w:oddVBand="0" w:evenVBand="0" w:oddHBand="0" w:evenHBand="0" w:firstRowFirstColumn="0" w:firstRowLastColumn="0" w:lastRowFirstColumn="0" w:lastRowLastColumn="0"/>
            <w:tcW w:w="1838" w:type="dxa"/>
          </w:tcPr>
          <w:p w14:paraId="7AE8C7A8" w14:textId="2FB2FBA3" w:rsidR="00811C16" w:rsidRPr="002D46C4" w:rsidDel="00490A56" w:rsidRDefault="00811C16" w:rsidP="00C6713D">
            <w:pPr>
              <w:jc w:val="both"/>
              <w:rPr>
                <w:del w:id="156" w:author="Alfred Anate Bodurin Mayaki" w:date="2026-01-12T17:01:00Z" w16du:dateUtc="2026-01-12T17:01:00Z"/>
                <w:rFonts w:ascii="CMU Sans Serif" w:hAnsi="CMU Sans Serif" w:cs="CMU Sans Serif"/>
                <w:color w:val="000000" w:themeColor="text1"/>
                <w:sz w:val="20"/>
                <w:szCs w:val="20"/>
              </w:rPr>
            </w:pPr>
            <w:del w:id="157" w:author="Alfred Anate Bodurin Mayaki" w:date="2026-01-12T17:01:00Z" w16du:dateUtc="2026-01-12T17:01:00Z">
              <w:r w:rsidRPr="002D46C4" w:rsidDel="00490A56">
                <w:rPr>
                  <w:rFonts w:ascii="CMU Sans Serif" w:hAnsi="CMU Sans Serif" w:cs="CMU Sans Serif"/>
                  <w:color w:val="000000" w:themeColor="text1"/>
                  <w:sz w:val="20"/>
                  <w:szCs w:val="20"/>
                </w:rPr>
                <w:delText>MDPI</w:delText>
              </w:r>
            </w:del>
          </w:p>
        </w:tc>
        <w:tc>
          <w:tcPr>
            <w:tcW w:w="4172" w:type="dxa"/>
          </w:tcPr>
          <w:p w14:paraId="4F40839F" w14:textId="59C941FA" w:rsidR="00811C16" w:rsidRPr="002D46C4" w:rsidDel="00490A56" w:rsidRDefault="00811C16" w:rsidP="00C6713D">
            <w:pPr>
              <w:jc w:val="both"/>
              <w:cnfStyle w:val="000000000000" w:firstRow="0" w:lastRow="0" w:firstColumn="0" w:lastColumn="0" w:oddVBand="0" w:evenVBand="0" w:oddHBand="0" w:evenHBand="0" w:firstRowFirstColumn="0" w:firstRowLastColumn="0" w:lastRowFirstColumn="0" w:lastRowLastColumn="0"/>
              <w:rPr>
                <w:del w:id="158" w:author="Alfred Anate Bodurin Mayaki" w:date="2026-01-12T17:01:00Z" w16du:dateUtc="2026-01-12T17:01:00Z"/>
                <w:rFonts w:ascii="CMU Sans Serif" w:hAnsi="CMU Sans Serif" w:cs="CMU Sans Serif"/>
                <w:color w:val="000000" w:themeColor="text1"/>
                <w:sz w:val="20"/>
                <w:szCs w:val="20"/>
              </w:rPr>
            </w:pPr>
            <w:del w:id="159" w:author="Alfred Anate Bodurin Mayaki" w:date="2026-01-12T17:01:00Z" w16du:dateUtc="2026-01-12T17:01:00Z">
              <w:r w:rsidRPr="002D46C4" w:rsidDel="00490A56">
                <w:rPr>
                  <w:rFonts w:ascii="CMU Sans Serif" w:hAnsi="CMU Sans Serif" w:cs="CMU Sans Serif"/>
                  <w:color w:val="000000" w:themeColor="text1"/>
                  <w:sz w:val="20"/>
                  <w:szCs w:val="20"/>
                </w:rPr>
                <w:delText>Sustainability</w:delText>
              </w:r>
            </w:del>
          </w:p>
        </w:tc>
        <w:tc>
          <w:tcPr>
            <w:tcW w:w="3006" w:type="dxa"/>
          </w:tcPr>
          <w:p w14:paraId="790653E2" w14:textId="762BDA7A" w:rsidR="00811C16" w:rsidRPr="002D46C4" w:rsidDel="00490A56" w:rsidRDefault="00811C16" w:rsidP="00C6713D">
            <w:pPr>
              <w:jc w:val="both"/>
              <w:cnfStyle w:val="000000000000" w:firstRow="0" w:lastRow="0" w:firstColumn="0" w:lastColumn="0" w:oddVBand="0" w:evenVBand="0" w:oddHBand="0" w:evenHBand="0" w:firstRowFirstColumn="0" w:firstRowLastColumn="0" w:lastRowFirstColumn="0" w:lastRowLastColumn="0"/>
              <w:rPr>
                <w:del w:id="160" w:author="Alfred Anate Bodurin Mayaki" w:date="2026-01-12T17:01:00Z" w16du:dateUtc="2026-01-12T17:01:00Z"/>
                <w:rFonts w:ascii="CMU Sans Serif" w:hAnsi="CMU Sans Serif" w:cs="CMU Sans Serif"/>
                <w:color w:val="000000" w:themeColor="text1"/>
                <w:sz w:val="20"/>
                <w:szCs w:val="20"/>
              </w:rPr>
            </w:pPr>
            <w:del w:id="161" w:author="Alfred Anate Bodurin Mayaki" w:date="2026-01-12T17:01:00Z" w16du:dateUtc="2026-01-12T17:01:00Z">
              <w:r w:rsidRPr="002D46C4" w:rsidDel="00490A56">
                <w:rPr>
                  <w:rFonts w:ascii="CMU Sans Serif" w:hAnsi="CMU Sans Serif" w:cs="CMU Sans Serif"/>
                  <w:color w:val="000000" w:themeColor="text1"/>
                  <w:sz w:val="20"/>
                  <w:szCs w:val="20"/>
                </w:rPr>
                <w:delText xml:space="preserve">Suen </w:delText>
              </w:r>
              <w:r w:rsidRPr="002D46C4" w:rsidDel="00490A56">
                <w:rPr>
                  <w:rFonts w:ascii="CMU Sans Serif" w:hAnsi="CMU Sans Serif" w:cs="CMU Sans Serif"/>
                  <w:i/>
                  <w:iCs/>
                  <w:color w:val="000000" w:themeColor="text1"/>
                  <w:sz w:val="20"/>
                  <w:szCs w:val="20"/>
                </w:rPr>
                <w:delText>et. al.</w:delText>
              </w:r>
              <w:r w:rsidRPr="002D46C4" w:rsidDel="00490A56">
                <w:rPr>
                  <w:rFonts w:ascii="CMU Sans Serif" w:hAnsi="CMU Sans Serif" w:cs="CMU Sans Serif"/>
                  <w:color w:val="000000" w:themeColor="text1"/>
                  <w:sz w:val="20"/>
                  <w:szCs w:val="20"/>
                </w:rPr>
                <w:delText xml:space="preserve"> (2020)</w:delText>
              </w:r>
            </w:del>
          </w:p>
        </w:tc>
      </w:tr>
      <w:tr w:rsidR="00811C16" w:rsidRPr="00ED40CB" w:rsidDel="00490A56" w14:paraId="78BEF930" w14:textId="7F615E66" w:rsidTr="00E15F08">
        <w:trPr>
          <w:cnfStyle w:val="000000100000" w:firstRow="0" w:lastRow="0" w:firstColumn="0" w:lastColumn="0" w:oddVBand="0" w:evenVBand="0" w:oddHBand="1" w:evenHBand="0" w:firstRowFirstColumn="0" w:firstRowLastColumn="0" w:lastRowFirstColumn="0" w:lastRowLastColumn="0"/>
          <w:del w:id="162" w:author="Alfred Anate Bodurin Mayaki" w:date="2026-01-12T17:01:00Z"/>
        </w:trPr>
        <w:tc>
          <w:tcPr>
            <w:cnfStyle w:val="001000000000" w:firstRow="0" w:lastRow="0" w:firstColumn="1" w:lastColumn="0" w:oddVBand="0" w:evenVBand="0" w:oddHBand="0" w:evenHBand="0" w:firstRowFirstColumn="0" w:firstRowLastColumn="0" w:lastRowFirstColumn="0" w:lastRowLastColumn="0"/>
            <w:tcW w:w="1838" w:type="dxa"/>
          </w:tcPr>
          <w:p w14:paraId="0D687DA3" w14:textId="2918A536" w:rsidR="00811C16" w:rsidRPr="002D46C4" w:rsidDel="00490A56" w:rsidRDefault="00811C16" w:rsidP="00C6713D">
            <w:pPr>
              <w:jc w:val="both"/>
              <w:rPr>
                <w:del w:id="163" w:author="Alfred Anate Bodurin Mayaki" w:date="2026-01-12T17:01:00Z" w16du:dateUtc="2026-01-12T17:01:00Z"/>
                <w:rFonts w:ascii="CMU Sans Serif" w:hAnsi="CMU Sans Serif" w:cs="CMU Sans Serif"/>
                <w:color w:val="000000" w:themeColor="text1"/>
                <w:sz w:val="20"/>
                <w:szCs w:val="20"/>
              </w:rPr>
            </w:pPr>
            <w:del w:id="164" w:author="Alfred Anate Bodurin Mayaki" w:date="2026-01-12T17:01:00Z" w16du:dateUtc="2026-01-12T17:01:00Z">
              <w:r w:rsidRPr="002D46C4" w:rsidDel="00490A56">
                <w:rPr>
                  <w:rFonts w:ascii="CMU Sans Serif" w:hAnsi="CMU Sans Serif" w:cs="CMU Sans Serif"/>
                  <w:color w:val="000000" w:themeColor="text1"/>
                  <w:sz w:val="20"/>
                  <w:szCs w:val="20"/>
                </w:rPr>
                <w:delText>Elsevier</w:delText>
              </w:r>
            </w:del>
          </w:p>
        </w:tc>
        <w:tc>
          <w:tcPr>
            <w:tcW w:w="4172" w:type="dxa"/>
          </w:tcPr>
          <w:p w14:paraId="7CA88BB6" w14:textId="1B0CDDD2" w:rsidR="00811C16" w:rsidRPr="002D46C4" w:rsidDel="00490A56" w:rsidRDefault="00811C16" w:rsidP="00C6713D">
            <w:pPr>
              <w:jc w:val="both"/>
              <w:cnfStyle w:val="000000100000" w:firstRow="0" w:lastRow="0" w:firstColumn="0" w:lastColumn="0" w:oddVBand="0" w:evenVBand="0" w:oddHBand="1" w:evenHBand="0" w:firstRowFirstColumn="0" w:firstRowLastColumn="0" w:lastRowFirstColumn="0" w:lastRowLastColumn="0"/>
              <w:rPr>
                <w:del w:id="165" w:author="Alfred Anate Bodurin Mayaki" w:date="2026-01-12T17:01:00Z" w16du:dateUtc="2026-01-12T17:01:00Z"/>
                <w:rFonts w:ascii="CMU Sans Serif" w:hAnsi="CMU Sans Serif" w:cs="CMU Sans Serif"/>
                <w:color w:val="000000" w:themeColor="text1"/>
                <w:sz w:val="20"/>
                <w:szCs w:val="20"/>
              </w:rPr>
            </w:pPr>
            <w:del w:id="166" w:author="Alfred Anate Bodurin Mayaki" w:date="2026-01-12T17:01:00Z" w16du:dateUtc="2026-01-12T17:01:00Z">
              <w:r w:rsidRPr="002D46C4" w:rsidDel="00490A56">
                <w:rPr>
                  <w:rFonts w:ascii="CMU Sans Serif" w:hAnsi="CMU Sans Serif" w:cs="CMU Sans Serif"/>
                  <w:color w:val="000000" w:themeColor="text1"/>
                  <w:sz w:val="20"/>
                  <w:szCs w:val="20"/>
                </w:rPr>
                <w:delText>Journal of Business Research</w:delText>
              </w:r>
            </w:del>
          </w:p>
        </w:tc>
        <w:tc>
          <w:tcPr>
            <w:tcW w:w="3006" w:type="dxa"/>
          </w:tcPr>
          <w:p w14:paraId="6904D07B" w14:textId="2B2D2E99" w:rsidR="00811C16" w:rsidRPr="002D46C4" w:rsidDel="00490A56" w:rsidRDefault="00811C16" w:rsidP="00C6713D">
            <w:pPr>
              <w:jc w:val="both"/>
              <w:cnfStyle w:val="000000100000" w:firstRow="0" w:lastRow="0" w:firstColumn="0" w:lastColumn="0" w:oddVBand="0" w:evenVBand="0" w:oddHBand="1" w:evenHBand="0" w:firstRowFirstColumn="0" w:firstRowLastColumn="0" w:lastRowFirstColumn="0" w:lastRowLastColumn="0"/>
              <w:rPr>
                <w:del w:id="167" w:author="Alfred Anate Bodurin Mayaki" w:date="2026-01-12T17:01:00Z" w16du:dateUtc="2026-01-12T17:01:00Z"/>
                <w:rFonts w:ascii="CMU Sans Serif" w:hAnsi="CMU Sans Serif" w:cs="CMU Sans Serif"/>
                <w:color w:val="000000" w:themeColor="text1"/>
                <w:sz w:val="20"/>
                <w:szCs w:val="20"/>
              </w:rPr>
            </w:pPr>
            <w:del w:id="168" w:author="Alfred Anate Bodurin Mayaki" w:date="2026-01-12T17:01:00Z" w16du:dateUtc="2026-01-12T17:01:00Z">
              <w:r w:rsidRPr="002D46C4" w:rsidDel="00490A56">
                <w:rPr>
                  <w:rFonts w:ascii="CMU Sans Serif" w:hAnsi="CMU Sans Serif" w:cs="CMU Sans Serif"/>
                  <w:color w:val="000000" w:themeColor="text1"/>
                  <w:sz w:val="20"/>
                  <w:szCs w:val="20"/>
                </w:rPr>
                <w:delText>Chang &amp; Chin (2018)</w:delText>
              </w:r>
            </w:del>
          </w:p>
        </w:tc>
      </w:tr>
      <w:tr w:rsidR="00811C16" w:rsidRPr="00ED40CB" w:rsidDel="00490A56" w14:paraId="077C9EC3" w14:textId="34A94F5B" w:rsidTr="00E15F08">
        <w:trPr>
          <w:del w:id="169" w:author="Alfred Anate Bodurin Mayaki" w:date="2026-01-12T17:01:00Z"/>
        </w:trPr>
        <w:tc>
          <w:tcPr>
            <w:cnfStyle w:val="001000000000" w:firstRow="0" w:lastRow="0" w:firstColumn="1" w:lastColumn="0" w:oddVBand="0" w:evenVBand="0" w:oddHBand="0" w:evenHBand="0" w:firstRowFirstColumn="0" w:firstRowLastColumn="0" w:lastRowFirstColumn="0" w:lastRowLastColumn="0"/>
            <w:tcW w:w="1838" w:type="dxa"/>
          </w:tcPr>
          <w:p w14:paraId="516AA5F7" w14:textId="2CAD83F0" w:rsidR="00811C16" w:rsidRPr="002D46C4" w:rsidDel="00490A56" w:rsidRDefault="00811C16" w:rsidP="00C6713D">
            <w:pPr>
              <w:jc w:val="both"/>
              <w:rPr>
                <w:del w:id="170" w:author="Alfred Anate Bodurin Mayaki" w:date="2026-01-12T17:01:00Z" w16du:dateUtc="2026-01-12T17:01:00Z"/>
                <w:rFonts w:ascii="CMU Sans Serif" w:hAnsi="CMU Sans Serif" w:cs="CMU Sans Serif"/>
                <w:color w:val="000000" w:themeColor="text1"/>
                <w:sz w:val="20"/>
                <w:szCs w:val="20"/>
              </w:rPr>
            </w:pPr>
            <w:del w:id="171" w:author="Alfred Anate Bodurin Mayaki" w:date="2026-01-12T17:01:00Z" w16du:dateUtc="2026-01-12T17:01:00Z">
              <w:r w:rsidRPr="002D46C4" w:rsidDel="00490A56">
                <w:rPr>
                  <w:rFonts w:ascii="CMU Sans Serif" w:hAnsi="CMU Sans Serif" w:cs="CMU Sans Serif"/>
                  <w:color w:val="000000" w:themeColor="text1"/>
                  <w:sz w:val="20"/>
                  <w:szCs w:val="20"/>
                </w:rPr>
                <w:delText>ResearchGate</w:delText>
              </w:r>
            </w:del>
          </w:p>
        </w:tc>
        <w:tc>
          <w:tcPr>
            <w:tcW w:w="4172" w:type="dxa"/>
          </w:tcPr>
          <w:p w14:paraId="036DD491" w14:textId="23C5DD1C" w:rsidR="00811C16" w:rsidRPr="002D46C4" w:rsidDel="00490A56" w:rsidRDefault="00811C16" w:rsidP="00C6713D">
            <w:pPr>
              <w:jc w:val="both"/>
              <w:cnfStyle w:val="000000000000" w:firstRow="0" w:lastRow="0" w:firstColumn="0" w:lastColumn="0" w:oddVBand="0" w:evenVBand="0" w:oddHBand="0" w:evenHBand="0" w:firstRowFirstColumn="0" w:firstRowLastColumn="0" w:lastRowFirstColumn="0" w:lastRowLastColumn="0"/>
              <w:rPr>
                <w:del w:id="172" w:author="Alfred Anate Bodurin Mayaki" w:date="2026-01-12T17:01:00Z" w16du:dateUtc="2026-01-12T17:01:00Z"/>
                <w:rFonts w:ascii="CMU Sans Serif" w:hAnsi="CMU Sans Serif" w:cs="CMU Sans Serif"/>
                <w:color w:val="000000" w:themeColor="text1"/>
                <w:sz w:val="20"/>
                <w:szCs w:val="20"/>
              </w:rPr>
            </w:pPr>
            <w:del w:id="173" w:author="Alfred Anate Bodurin Mayaki" w:date="2026-01-12T17:01:00Z" w16du:dateUtc="2026-01-12T17:01:00Z">
              <w:r w:rsidRPr="002D46C4" w:rsidDel="00490A56">
                <w:rPr>
                  <w:rFonts w:ascii="CMU Sans Serif" w:hAnsi="CMU Sans Serif" w:cs="CMU Sans Serif"/>
                  <w:color w:val="000000" w:themeColor="text1"/>
                  <w:sz w:val="20"/>
                  <w:szCs w:val="20"/>
                </w:rPr>
                <w:delText>International Journal of Emerging Research in Management &amp; Technology</w:delText>
              </w:r>
            </w:del>
          </w:p>
        </w:tc>
        <w:tc>
          <w:tcPr>
            <w:tcW w:w="3006" w:type="dxa"/>
          </w:tcPr>
          <w:p w14:paraId="27807E5E" w14:textId="148104FE" w:rsidR="00811C16" w:rsidRPr="002D46C4" w:rsidDel="00490A56" w:rsidRDefault="00811C16" w:rsidP="00C6713D">
            <w:pPr>
              <w:jc w:val="both"/>
              <w:cnfStyle w:val="000000000000" w:firstRow="0" w:lastRow="0" w:firstColumn="0" w:lastColumn="0" w:oddVBand="0" w:evenVBand="0" w:oddHBand="0" w:evenHBand="0" w:firstRowFirstColumn="0" w:firstRowLastColumn="0" w:lastRowFirstColumn="0" w:lastRowLastColumn="0"/>
              <w:rPr>
                <w:del w:id="174" w:author="Alfred Anate Bodurin Mayaki" w:date="2026-01-12T17:01:00Z" w16du:dateUtc="2026-01-12T17:01:00Z"/>
                <w:rFonts w:ascii="CMU Sans Serif" w:hAnsi="CMU Sans Serif" w:cs="CMU Sans Serif"/>
                <w:color w:val="000000" w:themeColor="text1"/>
                <w:sz w:val="20"/>
                <w:szCs w:val="20"/>
              </w:rPr>
            </w:pPr>
            <w:del w:id="175" w:author="Alfred Anate Bodurin Mayaki" w:date="2026-01-12T17:01:00Z" w16du:dateUtc="2026-01-12T17:01:00Z">
              <w:r w:rsidRPr="002D46C4" w:rsidDel="00490A56">
                <w:rPr>
                  <w:rFonts w:ascii="CMU Sans Serif" w:hAnsi="CMU Sans Serif" w:cs="CMU Sans Serif"/>
                  <w:color w:val="000000" w:themeColor="text1"/>
                  <w:sz w:val="20"/>
                  <w:szCs w:val="20"/>
                </w:rPr>
                <w:delText xml:space="preserve">Vinayak </w:delText>
              </w:r>
              <w:r w:rsidRPr="002D46C4" w:rsidDel="00490A56">
                <w:rPr>
                  <w:rFonts w:ascii="CMU Sans Serif" w:hAnsi="CMU Sans Serif" w:cs="CMU Sans Serif"/>
                  <w:i/>
                  <w:iCs/>
                  <w:color w:val="000000" w:themeColor="text1"/>
                  <w:sz w:val="20"/>
                  <w:szCs w:val="20"/>
                </w:rPr>
                <w:delText>et. al.</w:delText>
              </w:r>
              <w:r w:rsidRPr="002D46C4" w:rsidDel="00490A56">
                <w:rPr>
                  <w:rFonts w:ascii="CMU Sans Serif" w:hAnsi="CMU Sans Serif" w:cs="CMU Sans Serif"/>
                  <w:color w:val="000000" w:themeColor="text1"/>
                  <w:sz w:val="20"/>
                  <w:szCs w:val="20"/>
                </w:rPr>
                <w:delText xml:space="preserve"> (2017)</w:delText>
              </w:r>
            </w:del>
          </w:p>
        </w:tc>
      </w:tr>
    </w:tbl>
    <w:p w14:paraId="52E364AC" w14:textId="55B99D76" w:rsidR="00811C16" w:rsidRPr="002D46C4" w:rsidDel="00490A56" w:rsidRDefault="00811C16" w:rsidP="00C6713D">
      <w:pPr>
        <w:jc w:val="both"/>
        <w:rPr>
          <w:del w:id="176" w:author="Alfred Anate Bodurin Mayaki" w:date="2026-01-12T17:01:00Z" w16du:dateUtc="2026-01-12T17:01:00Z"/>
          <w:rFonts w:ascii="CMU Sans Serif" w:hAnsi="CMU Sans Serif" w:cs="CMU Sans Serif"/>
          <w:color w:val="000000" w:themeColor="text1"/>
        </w:rPr>
      </w:pPr>
    </w:p>
    <w:p w14:paraId="7899FF69" w14:textId="77777777" w:rsidR="00811C16" w:rsidRPr="002D46C4" w:rsidRDefault="00811C16" w:rsidP="00C6713D">
      <w:pPr>
        <w:pStyle w:val="ListParagraph"/>
        <w:numPr>
          <w:ilvl w:val="0"/>
          <w:numId w:val="5"/>
        </w:numPr>
        <w:jc w:val="both"/>
        <w:rPr>
          <w:rFonts w:ascii="CMU Sans Serif" w:hAnsi="CMU Sans Serif" w:cs="CMU Sans Serif"/>
          <w:color w:val="000000" w:themeColor="text1"/>
          <w:u w:val="single"/>
        </w:rPr>
      </w:pPr>
      <w:r w:rsidRPr="002D46C4">
        <w:rPr>
          <w:rFonts w:ascii="CMU Sans Serif" w:hAnsi="CMU Sans Serif" w:cs="CMU Sans Serif"/>
          <w:color w:val="000000" w:themeColor="text1"/>
          <w:u w:val="single"/>
        </w:rPr>
        <w:t>Neurodiversity (</w:t>
      </w:r>
      <w:r>
        <w:rPr>
          <w:rFonts w:ascii="CMU Sans Serif" w:hAnsi="CMU Sans Serif" w:cs="CMU Sans Serif"/>
          <w:color w:val="000000" w:themeColor="text1"/>
          <w:u w:val="single"/>
        </w:rPr>
        <w:t xml:space="preserve">Bipolar and Autism - </w:t>
      </w:r>
      <w:r w:rsidRPr="002D46C4">
        <w:rPr>
          <w:rFonts w:ascii="CMU Sans Serif" w:hAnsi="CMU Sans Serif" w:cs="CMU Sans Serif"/>
          <w:color w:val="000000" w:themeColor="text1"/>
          <w:u w:val="single"/>
        </w:rPr>
        <w:t>Diversity and Inclusion)</w:t>
      </w:r>
    </w:p>
    <w:tbl>
      <w:tblPr>
        <w:tblStyle w:val="PlainTable4"/>
        <w:tblW w:w="0" w:type="auto"/>
        <w:tblLook w:val="04A0" w:firstRow="1" w:lastRow="0" w:firstColumn="1" w:lastColumn="0" w:noHBand="0" w:noVBand="1"/>
      </w:tblPr>
      <w:tblGrid>
        <w:gridCol w:w="1838"/>
        <w:gridCol w:w="4172"/>
        <w:gridCol w:w="3006"/>
      </w:tblGrid>
      <w:tr w:rsidR="00811C16" w:rsidRPr="00ED40CB" w14:paraId="34BB81DA" w14:textId="77777777" w:rsidTr="00E15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6E852AF" w14:textId="77777777" w:rsidR="00811C16" w:rsidRPr="002D46C4" w:rsidRDefault="00811C16" w:rsidP="00C6713D">
            <w:pPr>
              <w:jc w:val="both"/>
              <w:rPr>
                <w:rFonts w:ascii="CMU Sans Serif" w:hAnsi="CMU Sans Serif" w:cs="CMU Sans Serif"/>
                <w:b w:val="0"/>
                <w:bCs w:val="0"/>
                <w:color w:val="000000" w:themeColor="text1"/>
                <w:sz w:val="20"/>
                <w:szCs w:val="20"/>
              </w:rPr>
            </w:pPr>
            <w:r w:rsidRPr="002D46C4">
              <w:rPr>
                <w:rFonts w:ascii="CMU Sans Serif" w:hAnsi="CMU Sans Serif" w:cs="CMU Sans Serif"/>
                <w:color w:val="000000" w:themeColor="text1"/>
                <w:sz w:val="20"/>
                <w:szCs w:val="20"/>
              </w:rPr>
              <w:t>Source</w:t>
            </w:r>
          </w:p>
        </w:tc>
        <w:tc>
          <w:tcPr>
            <w:tcW w:w="4172" w:type="dxa"/>
          </w:tcPr>
          <w:p w14:paraId="59B8E102" w14:textId="77777777" w:rsidR="00811C16" w:rsidRPr="002D46C4" w:rsidRDefault="00811C16" w:rsidP="00C6713D">
            <w:pPr>
              <w:jc w:val="both"/>
              <w:cnfStyle w:val="100000000000" w:firstRow="1" w:lastRow="0" w:firstColumn="0" w:lastColumn="0" w:oddVBand="0" w:evenVBand="0" w:oddHBand="0" w:evenHBand="0" w:firstRowFirstColumn="0" w:firstRowLastColumn="0" w:lastRowFirstColumn="0" w:lastRowLastColumn="0"/>
              <w:rPr>
                <w:rFonts w:ascii="CMU Sans Serif" w:hAnsi="CMU Sans Serif" w:cs="CMU Sans Serif"/>
                <w:b w:val="0"/>
                <w:bCs w:val="0"/>
                <w:color w:val="000000" w:themeColor="text1"/>
                <w:sz w:val="20"/>
                <w:szCs w:val="20"/>
              </w:rPr>
            </w:pPr>
            <w:r w:rsidRPr="002D46C4">
              <w:rPr>
                <w:rFonts w:ascii="CMU Sans Serif" w:hAnsi="CMU Sans Serif" w:cs="CMU Sans Serif"/>
                <w:color w:val="000000" w:themeColor="text1"/>
                <w:sz w:val="20"/>
                <w:szCs w:val="20"/>
              </w:rPr>
              <w:t>Name of Journal / Book</w:t>
            </w:r>
          </w:p>
        </w:tc>
        <w:tc>
          <w:tcPr>
            <w:tcW w:w="3006" w:type="dxa"/>
          </w:tcPr>
          <w:p w14:paraId="249CF6F9" w14:textId="77777777" w:rsidR="00811C16" w:rsidRPr="002D46C4" w:rsidRDefault="00811C16" w:rsidP="00C6713D">
            <w:pPr>
              <w:jc w:val="both"/>
              <w:cnfStyle w:val="100000000000" w:firstRow="1" w:lastRow="0" w:firstColumn="0" w:lastColumn="0" w:oddVBand="0" w:evenVBand="0" w:oddHBand="0" w:evenHBand="0" w:firstRowFirstColumn="0" w:firstRowLastColumn="0" w:lastRowFirstColumn="0" w:lastRowLastColumn="0"/>
              <w:rPr>
                <w:rFonts w:ascii="CMU Sans Serif" w:hAnsi="CMU Sans Serif" w:cs="CMU Sans Serif"/>
                <w:b w:val="0"/>
                <w:bCs w:val="0"/>
                <w:color w:val="000000" w:themeColor="text1"/>
                <w:sz w:val="20"/>
                <w:szCs w:val="20"/>
              </w:rPr>
            </w:pPr>
            <w:r w:rsidRPr="002D46C4">
              <w:rPr>
                <w:rFonts w:ascii="CMU Sans Serif" w:hAnsi="CMU Sans Serif" w:cs="CMU Sans Serif"/>
                <w:color w:val="000000" w:themeColor="text1"/>
                <w:sz w:val="20"/>
                <w:szCs w:val="20"/>
              </w:rPr>
              <w:t>Scoped Articles</w:t>
            </w:r>
          </w:p>
        </w:tc>
      </w:tr>
      <w:tr w:rsidR="00811C16" w:rsidRPr="00ED40CB" w14:paraId="36BCCF03"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8716868" w14:textId="7777777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Wiley Online</w:t>
            </w:r>
          </w:p>
        </w:tc>
        <w:tc>
          <w:tcPr>
            <w:tcW w:w="4172" w:type="dxa"/>
          </w:tcPr>
          <w:p w14:paraId="51BF19F3" w14:textId="77777777"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The Scandinavian Journal of Economics</w:t>
            </w:r>
          </w:p>
        </w:tc>
        <w:tc>
          <w:tcPr>
            <w:tcW w:w="3006" w:type="dxa"/>
          </w:tcPr>
          <w:p w14:paraId="2B5353A6" w14:textId="77777777"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Sarsons (2024)</w:t>
            </w:r>
          </w:p>
        </w:tc>
      </w:tr>
      <w:tr w:rsidR="00811C16" w:rsidRPr="00ED40CB" w14:paraId="3A32699C"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045E796A" w14:textId="7777777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Emerald</w:t>
            </w:r>
          </w:p>
        </w:tc>
        <w:tc>
          <w:tcPr>
            <w:tcW w:w="4172" w:type="dxa"/>
          </w:tcPr>
          <w:p w14:paraId="37648A63"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Personnel Review</w:t>
            </w:r>
          </w:p>
        </w:tc>
        <w:tc>
          <w:tcPr>
            <w:tcW w:w="3006" w:type="dxa"/>
          </w:tcPr>
          <w:p w14:paraId="271DB841"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 xml:space="preserve">Dutta &amp; </w:t>
            </w:r>
            <w:proofErr w:type="spellStart"/>
            <w:r w:rsidRPr="002D46C4">
              <w:rPr>
                <w:rFonts w:ascii="CMU Sans Serif" w:hAnsi="CMU Sans Serif" w:cs="CMU Sans Serif"/>
                <w:color w:val="000000" w:themeColor="text1"/>
                <w:sz w:val="20"/>
                <w:szCs w:val="20"/>
              </w:rPr>
              <w:t>Adsule</w:t>
            </w:r>
            <w:proofErr w:type="spellEnd"/>
            <w:r w:rsidRPr="002D46C4">
              <w:rPr>
                <w:rFonts w:ascii="CMU Sans Serif" w:hAnsi="CMU Sans Serif" w:cs="CMU Sans Serif"/>
                <w:color w:val="000000" w:themeColor="text1"/>
                <w:sz w:val="20"/>
                <w:szCs w:val="20"/>
              </w:rPr>
              <w:t xml:space="preserve"> (2025)</w:t>
            </w:r>
          </w:p>
        </w:tc>
      </w:tr>
      <w:tr w:rsidR="00811C16" w:rsidRPr="00ED40CB" w14:paraId="71D7599E"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B0A50E7" w14:textId="7777777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Wiley Online</w:t>
            </w:r>
          </w:p>
        </w:tc>
        <w:tc>
          <w:tcPr>
            <w:tcW w:w="4172" w:type="dxa"/>
          </w:tcPr>
          <w:p w14:paraId="15CE6F7C" w14:textId="77777777"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Human Resource Management</w:t>
            </w:r>
          </w:p>
        </w:tc>
        <w:tc>
          <w:tcPr>
            <w:tcW w:w="3006" w:type="dxa"/>
          </w:tcPr>
          <w:p w14:paraId="2B97990D" w14:textId="77777777"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proofErr w:type="spellStart"/>
            <w:r w:rsidRPr="002D46C4">
              <w:rPr>
                <w:rFonts w:ascii="CMU Sans Serif" w:hAnsi="CMU Sans Serif" w:cs="CMU Sans Serif"/>
                <w:color w:val="000000" w:themeColor="text1"/>
                <w:sz w:val="20"/>
                <w:szCs w:val="20"/>
              </w:rPr>
              <w:t>Lup</w:t>
            </w:r>
            <w:proofErr w:type="spellEnd"/>
            <w:r w:rsidRPr="002D46C4">
              <w:rPr>
                <w:rFonts w:ascii="CMU Sans Serif" w:hAnsi="CMU Sans Serif" w:cs="CMU Sans Serif"/>
                <w:color w:val="000000" w:themeColor="text1"/>
                <w:sz w:val="20"/>
                <w:szCs w:val="20"/>
              </w:rPr>
              <w:t xml:space="preserve"> and Canonico (2024)</w:t>
            </w:r>
          </w:p>
        </w:tc>
      </w:tr>
      <w:tr w:rsidR="00811C16" w:rsidRPr="00ED40CB" w14:paraId="74D59804"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6D95F0B1" w14:textId="77777777" w:rsidR="00811C16" w:rsidRPr="00D5418C" w:rsidRDefault="00811C16" w:rsidP="00C6713D">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Sage Journals</w:t>
            </w:r>
          </w:p>
        </w:tc>
        <w:tc>
          <w:tcPr>
            <w:tcW w:w="4172" w:type="dxa"/>
          </w:tcPr>
          <w:p w14:paraId="2C3F9E87" w14:textId="77777777" w:rsidR="00811C16" w:rsidRPr="00D5418C"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Autism</w:t>
            </w:r>
          </w:p>
        </w:tc>
        <w:tc>
          <w:tcPr>
            <w:tcW w:w="3006" w:type="dxa"/>
          </w:tcPr>
          <w:p w14:paraId="1FB16DFF" w14:textId="77777777" w:rsidR="00811C16" w:rsidRPr="00D5418C"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Davies et. al. (2023)</w:t>
            </w:r>
          </w:p>
        </w:tc>
      </w:tr>
    </w:tbl>
    <w:p w14:paraId="4135BD20" w14:textId="77777777" w:rsidR="00811C16" w:rsidRPr="002D46C4" w:rsidRDefault="00811C16" w:rsidP="00C6713D">
      <w:pPr>
        <w:jc w:val="both"/>
        <w:rPr>
          <w:rFonts w:ascii="CMU Sans Serif" w:hAnsi="CMU Sans Serif" w:cs="CMU Sans Serif"/>
          <w:color w:val="000000" w:themeColor="text1"/>
        </w:rPr>
      </w:pPr>
    </w:p>
    <w:p w14:paraId="45A54F37" w14:textId="47B86036" w:rsidR="00811C16" w:rsidRPr="002D46C4" w:rsidRDefault="00811C16" w:rsidP="00C6713D">
      <w:pPr>
        <w:pStyle w:val="ListParagraph"/>
        <w:numPr>
          <w:ilvl w:val="0"/>
          <w:numId w:val="5"/>
        </w:numPr>
        <w:jc w:val="both"/>
        <w:rPr>
          <w:rFonts w:ascii="CMU Sans Serif" w:hAnsi="CMU Sans Serif" w:cs="CMU Sans Serif"/>
          <w:color w:val="000000" w:themeColor="text1"/>
          <w:u w:val="single"/>
        </w:rPr>
      </w:pPr>
      <w:r w:rsidRPr="002D46C4">
        <w:rPr>
          <w:rFonts w:ascii="CMU Sans Serif" w:hAnsi="CMU Sans Serif" w:cs="CMU Sans Serif"/>
          <w:color w:val="000000" w:themeColor="text1"/>
          <w:u w:val="single"/>
        </w:rPr>
        <w:t>Recruitment and Selection</w:t>
      </w:r>
      <w:r w:rsidR="00007508">
        <w:rPr>
          <w:rFonts w:ascii="CMU Sans Serif" w:hAnsi="CMU Sans Serif" w:cs="CMU Sans Serif"/>
          <w:color w:val="000000" w:themeColor="text1"/>
          <w:u w:val="single"/>
        </w:rPr>
        <w:t xml:space="preserve"> (Game </w:t>
      </w:r>
      <w:r w:rsidR="00F05F65">
        <w:rPr>
          <w:rFonts w:ascii="CMU Sans Serif" w:hAnsi="CMU Sans Serif" w:cs="CMU Sans Serif"/>
          <w:color w:val="000000" w:themeColor="text1"/>
          <w:u w:val="single"/>
        </w:rPr>
        <w:t>Theo</w:t>
      </w:r>
      <w:ins w:id="177" w:author="Alfred Anate Bodurin Mayaki" w:date="2026-01-12T17:01:00Z" w16du:dateUtc="2026-01-12T17:01:00Z">
        <w:r w:rsidR="00490A56">
          <w:rPr>
            <w:rFonts w:ascii="CMU Sans Serif" w:hAnsi="CMU Sans Serif" w:cs="CMU Sans Serif"/>
            <w:color w:val="000000" w:themeColor="text1"/>
            <w:u w:val="single"/>
          </w:rPr>
          <w:t>ry and Signalling Theory</w:t>
        </w:r>
      </w:ins>
      <w:del w:id="178" w:author="Alfred Anate Bodurin Mayaki" w:date="2026-01-12T17:01:00Z" w16du:dateUtc="2026-01-12T17:01:00Z">
        <w:r w:rsidR="00F05F65" w:rsidDel="00490A56">
          <w:rPr>
            <w:rFonts w:ascii="CMU Sans Serif" w:hAnsi="CMU Sans Serif" w:cs="CMU Sans Serif"/>
            <w:color w:val="000000" w:themeColor="text1"/>
            <w:u w:val="single"/>
          </w:rPr>
          <w:delText>retic</w:delText>
        </w:r>
      </w:del>
      <w:r w:rsidR="00007508">
        <w:rPr>
          <w:rFonts w:ascii="CMU Sans Serif" w:hAnsi="CMU Sans Serif" w:cs="CMU Sans Serif"/>
          <w:color w:val="000000" w:themeColor="text1"/>
          <w:u w:val="single"/>
        </w:rPr>
        <w:t>)</w:t>
      </w:r>
    </w:p>
    <w:tbl>
      <w:tblPr>
        <w:tblStyle w:val="PlainTable4"/>
        <w:tblW w:w="0" w:type="auto"/>
        <w:tblLook w:val="04A0" w:firstRow="1" w:lastRow="0" w:firstColumn="1" w:lastColumn="0" w:noHBand="0" w:noVBand="1"/>
      </w:tblPr>
      <w:tblGrid>
        <w:gridCol w:w="1954"/>
        <w:gridCol w:w="4057"/>
        <w:gridCol w:w="3015"/>
      </w:tblGrid>
      <w:tr w:rsidR="00811C16" w:rsidRPr="00ED40CB" w14:paraId="73868868" w14:textId="77777777" w:rsidTr="00E15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DCBB9B" w14:textId="77777777" w:rsidR="00811C16" w:rsidRPr="002D46C4" w:rsidRDefault="00811C16" w:rsidP="00C6713D">
            <w:pPr>
              <w:jc w:val="both"/>
              <w:rPr>
                <w:rFonts w:ascii="CMU Sans Serif" w:hAnsi="CMU Sans Serif" w:cs="CMU Sans Serif"/>
                <w:b w:val="0"/>
                <w:bCs w:val="0"/>
                <w:color w:val="000000" w:themeColor="text1"/>
                <w:sz w:val="20"/>
                <w:szCs w:val="20"/>
              </w:rPr>
            </w:pPr>
            <w:r w:rsidRPr="002D46C4">
              <w:rPr>
                <w:rFonts w:ascii="CMU Sans Serif" w:hAnsi="CMU Sans Serif" w:cs="CMU Sans Serif"/>
                <w:color w:val="000000" w:themeColor="text1"/>
                <w:sz w:val="20"/>
                <w:szCs w:val="20"/>
              </w:rPr>
              <w:t>Source</w:t>
            </w:r>
          </w:p>
        </w:tc>
        <w:tc>
          <w:tcPr>
            <w:tcW w:w="4116" w:type="dxa"/>
          </w:tcPr>
          <w:p w14:paraId="3C162637" w14:textId="77777777" w:rsidR="00811C16" w:rsidRPr="002D46C4" w:rsidRDefault="00811C16" w:rsidP="00C6713D">
            <w:pPr>
              <w:jc w:val="both"/>
              <w:cnfStyle w:val="100000000000" w:firstRow="1" w:lastRow="0" w:firstColumn="0" w:lastColumn="0" w:oddVBand="0" w:evenVBand="0" w:oddHBand="0" w:evenHBand="0" w:firstRowFirstColumn="0" w:firstRowLastColumn="0" w:lastRowFirstColumn="0" w:lastRowLastColumn="0"/>
              <w:rPr>
                <w:rFonts w:ascii="CMU Sans Serif" w:hAnsi="CMU Sans Serif" w:cs="CMU Sans Serif"/>
                <w:b w:val="0"/>
                <w:bCs w:val="0"/>
                <w:color w:val="000000" w:themeColor="text1"/>
                <w:sz w:val="20"/>
                <w:szCs w:val="20"/>
              </w:rPr>
            </w:pPr>
            <w:r w:rsidRPr="002D46C4">
              <w:rPr>
                <w:rFonts w:ascii="CMU Sans Serif" w:hAnsi="CMU Sans Serif" w:cs="CMU Sans Serif"/>
                <w:color w:val="000000" w:themeColor="text1"/>
                <w:sz w:val="20"/>
                <w:szCs w:val="20"/>
              </w:rPr>
              <w:t>Name of Journal / Book</w:t>
            </w:r>
          </w:p>
        </w:tc>
        <w:tc>
          <w:tcPr>
            <w:tcW w:w="3062" w:type="dxa"/>
          </w:tcPr>
          <w:p w14:paraId="38C4DE07" w14:textId="77777777" w:rsidR="00811C16" w:rsidRPr="002D46C4" w:rsidRDefault="00811C16" w:rsidP="00C6713D">
            <w:pPr>
              <w:jc w:val="both"/>
              <w:cnfStyle w:val="100000000000" w:firstRow="1" w:lastRow="0" w:firstColumn="0" w:lastColumn="0" w:oddVBand="0" w:evenVBand="0" w:oddHBand="0" w:evenHBand="0" w:firstRowFirstColumn="0" w:firstRowLastColumn="0" w:lastRowFirstColumn="0" w:lastRowLastColumn="0"/>
              <w:rPr>
                <w:rFonts w:ascii="CMU Sans Serif" w:hAnsi="CMU Sans Serif" w:cs="CMU Sans Serif"/>
                <w:b w:val="0"/>
                <w:bCs w:val="0"/>
                <w:color w:val="000000" w:themeColor="text1"/>
                <w:sz w:val="20"/>
                <w:szCs w:val="20"/>
              </w:rPr>
            </w:pPr>
            <w:r w:rsidRPr="002D46C4">
              <w:rPr>
                <w:rFonts w:ascii="CMU Sans Serif" w:hAnsi="CMU Sans Serif" w:cs="CMU Sans Serif"/>
                <w:color w:val="000000" w:themeColor="text1"/>
                <w:sz w:val="20"/>
                <w:szCs w:val="20"/>
              </w:rPr>
              <w:t>Scoped Articles</w:t>
            </w:r>
          </w:p>
        </w:tc>
      </w:tr>
      <w:tr w:rsidR="00811C16" w:rsidRPr="00ED40CB" w14:paraId="0FE22C0B"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B2C0422" w14:textId="7777777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Emerald</w:t>
            </w:r>
          </w:p>
        </w:tc>
        <w:tc>
          <w:tcPr>
            <w:tcW w:w="4116" w:type="dxa"/>
          </w:tcPr>
          <w:p w14:paraId="32A733B1" w14:textId="77777777"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Personnel Review</w:t>
            </w:r>
          </w:p>
        </w:tc>
        <w:tc>
          <w:tcPr>
            <w:tcW w:w="3062" w:type="dxa"/>
          </w:tcPr>
          <w:p w14:paraId="5376CEA3" w14:textId="77777777"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Younis &amp; Hammad (2021)</w:t>
            </w:r>
          </w:p>
        </w:tc>
      </w:tr>
      <w:tr w:rsidR="00811C16" w:rsidRPr="00ED40CB" w14:paraId="3809CACC"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72C059E4" w14:textId="7777777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Wiley Online</w:t>
            </w:r>
          </w:p>
        </w:tc>
        <w:tc>
          <w:tcPr>
            <w:tcW w:w="4116" w:type="dxa"/>
          </w:tcPr>
          <w:p w14:paraId="58456CFF"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The Scandinavian Journal of Economics</w:t>
            </w:r>
          </w:p>
        </w:tc>
        <w:tc>
          <w:tcPr>
            <w:tcW w:w="3062" w:type="dxa"/>
          </w:tcPr>
          <w:p w14:paraId="7A736580"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Barmby, Sessions &amp; Treble (1994)</w:t>
            </w:r>
          </w:p>
        </w:tc>
      </w:tr>
      <w:tr w:rsidR="00331A06" w:rsidRPr="00ED40CB" w14:paraId="509AA4B3"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B5D224" w14:textId="1E624FA9" w:rsidR="00331A06" w:rsidRPr="00A36452" w:rsidRDefault="00331A06" w:rsidP="00331A06">
            <w:pPr>
              <w:jc w:val="both"/>
              <w:rPr>
                <w:rFonts w:ascii="CMU Sans Serif" w:hAnsi="CMU Sans Serif" w:cs="CMU Sans Serif"/>
                <w:color w:val="000000" w:themeColor="text1"/>
                <w:sz w:val="20"/>
                <w:szCs w:val="20"/>
              </w:rPr>
            </w:pPr>
            <w:del w:id="179" w:author="Alfred Anate Bodurin Mayaki" w:date="2026-01-12T16:57:00Z" w16du:dateUtc="2026-01-12T16:57:00Z">
              <w:r w:rsidDel="00F95740">
                <w:fldChar w:fldCharType="begin"/>
              </w:r>
              <w:r w:rsidDel="00F95740">
                <w:delInstrText>HYPERLINK "https://journalfinder.elsevier.com/"</w:delInstrText>
              </w:r>
              <w:r w:rsidDel="00F95740">
                <w:fldChar w:fldCharType="separate"/>
              </w:r>
              <w:r w:rsidRPr="00F95740" w:rsidDel="00F95740">
                <w:rPr>
                  <w:rPrChange w:id="180" w:author="Alfred Anate Bodurin Mayaki" w:date="2026-01-12T16:57:00Z" w16du:dateUtc="2026-01-12T16:57:00Z">
                    <w:rPr>
                      <w:rStyle w:val="Hyperlink"/>
                      <w:rFonts w:ascii="CMU Sans Serif" w:hAnsi="CMU Sans Serif" w:cs="CMU Sans Serif"/>
                      <w:sz w:val="20"/>
                      <w:szCs w:val="20"/>
                    </w:rPr>
                  </w:rPrChange>
                </w:rPr>
                <w:delText>Elsevier</w:delText>
              </w:r>
              <w:r w:rsidDel="00F95740">
                <w:fldChar w:fldCharType="end"/>
              </w:r>
            </w:del>
            <w:ins w:id="181" w:author="Alfred Anate Bodurin Mayaki" w:date="2026-01-12T16:57:00Z" w16du:dateUtc="2026-01-12T16:57:00Z">
              <w:r w:rsidR="00F95740" w:rsidRPr="00F95740">
                <w:rPr>
                  <w:rPrChange w:id="182" w:author="Alfred Anate Bodurin Mayaki" w:date="2026-01-12T16:57:00Z" w16du:dateUtc="2026-01-12T16:57:00Z">
                    <w:rPr>
                      <w:rStyle w:val="Hyperlink"/>
                      <w:rFonts w:ascii="CMU Sans Serif" w:hAnsi="CMU Sans Serif" w:cs="CMU Sans Serif"/>
                      <w:sz w:val="20"/>
                      <w:szCs w:val="20"/>
                    </w:rPr>
                  </w:rPrChange>
                </w:rPr>
                <w:t>Elsevier</w:t>
              </w:r>
            </w:ins>
          </w:p>
        </w:tc>
        <w:tc>
          <w:tcPr>
            <w:tcW w:w="4116" w:type="dxa"/>
          </w:tcPr>
          <w:p w14:paraId="5C4BADB5" w14:textId="0173414C" w:rsidR="00331A06" w:rsidRPr="002D46C4" w:rsidRDefault="00331A06" w:rsidP="00331A06">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183" w:author="Alfred Anate Bodurin Mayaki" w:date="2026-01-12T16:57:00Z" w16du:dateUtc="2026-01-12T16:57:00Z">
              <w:r w:rsidDel="00F95740">
                <w:fldChar w:fldCharType="begin"/>
              </w:r>
              <w:r w:rsidDel="00F95740">
                <w:delInstrText>HYPERLINK "https://www.sciencedirect.com/journal/labour-economics"</w:delInstrText>
              </w:r>
              <w:r w:rsidDel="00F95740">
                <w:fldChar w:fldCharType="separate"/>
              </w:r>
              <w:r w:rsidRPr="00F95740" w:rsidDel="00F95740">
                <w:rPr>
                  <w:rPrChange w:id="184" w:author="Alfred Anate Bodurin Mayaki" w:date="2026-01-12T16:57:00Z" w16du:dateUtc="2026-01-12T16:57:00Z">
                    <w:rPr>
                      <w:rStyle w:val="Hyperlink"/>
                      <w:rFonts w:ascii="CMU Sans Serif" w:hAnsi="CMU Sans Serif" w:cs="CMU Sans Serif"/>
                      <w:sz w:val="20"/>
                      <w:szCs w:val="20"/>
                    </w:rPr>
                  </w:rPrChange>
                </w:rPr>
                <w:delText>Labour Economics</w:delText>
              </w:r>
              <w:r w:rsidDel="00F95740">
                <w:fldChar w:fldCharType="end"/>
              </w:r>
            </w:del>
            <w:ins w:id="185" w:author="Alfred Anate Bodurin Mayaki" w:date="2026-01-12T16:57:00Z" w16du:dateUtc="2026-01-12T16:57:00Z">
              <w:r w:rsidR="00F95740" w:rsidRPr="00F95740">
                <w:rPr>
                  <w:rPrChange w:id="186" w:author="Alfred Anate Bodurin Mayaki" w:date="2026-01-12T16:57:00Z" w16du:dateUtc="2026-01-12T16:57:00Z">
                    <w:rPr>
                      <w:rStyle w:val="Hyperlink"/>
                      <w:rFonts w:ascii="CMU Sans Serif" w:hAnsi="CMU Sans Serif" w:cs="CMU Sans Serif"/>
                      <w:sz w:val="20"/>
                      <w:szCs w:val="20"/>
                    </w:rPr>
                  </w:rPrChange>
                </w:rPr>
                <w:t>Labour Economics</w:t>
              </w:r>
            </w:ins>
          </w:p>
        </w:tc>
        <w:tc>
          <w:tcPr>
            <w:tcW w:w="3062" w:type="dxa"/>
          </w:tcPr>
          <w:p w14:paraId="5E53D18B" w14:textId="36D8FD8C" w:rsidR="00331A06" w:rsidRPr="002D46C4" w:rsidRDefault="00331A06" w:rsidP="00331A06">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187" w:author="Alfred Anate Bodurin Mayaki" w:date="2026-01-12T16:57:00Z" w16du:dateUtc="2026-01-12T16:57:00Z">
              <w:r w:rsidDel="00F95740">
                <w:fldChar w:fldCharType="begin"/>
              </w:r>
              <w:r w:rsidDel="00F95740">
                <w:delInstrText>HYPERLINK "https://www.sciencedirect.com/science/article/abs/pii/016517659390189J"</w:delInstrText>
              </w:r>
              <w:r w:rsidDel="00F95740">
                <w:fldChar w:fldCharType="separate"/>
              </w:r>
              <w:r w:rsidRPr="00F95740" w:rsidDel="00F95740">
                <w:rPr>
                  <w:rPrChange w:id="188" w:author="Alfred Anate Bodurin Mayaki" w:date="2026-01-12T16:57:00Z" w16du:dateUtc="2026-01-12T16:57:00Z">
                    <w:rPr>
                      <w:rStyle w:val="Hyperlink"/>
                      <w:rFonts w:ascii="CMU Sans Serif" w:hAnsi="CMU Sans Serif" w:cs="CMU Sans Serif"/>
                      <w:sz w:val="20"/>
                      <w:szCs w:val="20"/>
                    </w:rPr>
                  </w:rPrChange>
                </w:rPr>
                <w:delText>Coles &amp; Treble (1993)</w:delText>
              </w:r>
              <w:r w:rsidDel="00F95740">
                <w:fldChar w:fldCharType="end"/>
              </w:r>
            </w:del>
            <w:ins w:id="189" w:author="Alfred Anate Bodurin Mayaki" w:date="2026-01-12T16:57:00Z" w16du:dateUtc="2026-01-12T16:57:00Z">
              <w:r w:rsidR="00F95740" w:rsidRPr="00F95740">
                <w:rPr>
                  <w:rPrChange w:id="190" w:author="Alfred Anate Bodurin Mayaki" w:date="2026-01-12T16:57:00Z" w16du:dateUtc="2026-01-12T16:57:00Z">
                    <w:rPr>
                      <w:rStyle w:val="Hyperlink"/>
                      <w:rFonts w:ascii="CMU Sans Serif" w:hAnsi="CMU Sans Serif" w:cs="CMU Sans Serif"/>
                      <w:sz w:val="20"/>
                      <w:szCs w:val="20"/>
                    </w:rPr>
                  </w:rPrChange>
                </w:rPr>
                <w:t>Coles &amp; Treble (1993)</w:t>
              </w:r>
            </w:ins>
          </w:p>
        </w:tc>
      </w:tr>
      <w:tr w:rsidR="00331A06" w:rsidRPr="00ED40CB" w14:paraId="7285A117"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627A4FFB" w14:textId="7C8A1573" w:rsidR="00331A06" w:rsidRPr="002D46C4" w:rsidRDefault="00331A06" w:rsidP="00331A06">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Elsevier</w:t>
            </w:r>
          </w:p>
        </w:tc>
        <w:tc>
          <w:tcPr>
            <w:tcW w:w="4116" w:type="dxa"/>
          </w:tcPr>
          <w:p w14:paraId="095B3ACF" w14:textId="5E06EDDD" w:rsidR="00331A06" w:rsidRPr="002D46C4" w:rsidRDefault="00331A06" w:rsidP="00331A06">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Economic Letters</w:t>
            </w:r>
          </w:p>
        </w:tc>
        <w:tc>
          <w:tcPr>
            <w:tcW w:w="3062" w:type="dxa"/>
          </w:tcPr>
          <w:p w14:paraId="0BEBDCE3" w14:textId="30B01549" w:rsidR="00331A06" w:rsidRPr="002D46C4" w:rsidRDefault="00331A06" w:rsidP="00331A06">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Coles &amp; Treble (1996)</w:t>
            </w:r>
          </w:p>
        </w:tc>
      </w:tr>
    </w:tbl>
    <w:p w14:paraId="5754BD60" w14:textId="77777777" w:rsidR="00E15F08" w:rsidDel="00490A56" w:rsidRDefault="00E15F08" w:rsidP="00C6713D">
      <w:pPr>
        <w:pStyle w:val="ListParagraph"/>
        <w:jc w:val="both"/>
        <w:rPr>
          <w:del w:id="191" w:author="Alfred Anate Bodurin Mayaki" w:date="2026-01-12T17:00:00Z" w16du:dateUtc="2026-01-12T17:00:00Z"/>
          <w:rFonts w:ascii="CMU Sans Serif" w:hAnsi="CMU Sans Serif" w:cs="CMU Sans Serif"/>
          <w:color w:val="000000" w:themeColor="text1"/>
          <w:u w:val="single"/>
        </w:rPr>
      </w:pPr>
    </w:p>
    <w:p w14:paraId="7DF1E6F3" w14:textId="63BCDA64" w:rsidR="00811C16" w:rsidRPr="00490A56" w:rsidRDefault="00811C16">
      <w:pPr>
        <w:jc w:val="both"/>
        <w:rPr>
          <w:rFonts w:ascii="CMU Sans Serif" w:hAnsi="CMU Sans Serif" w:cs="CMU Sans Serif"/>
          <w:color w:val="000000" w:themeColor="text1"/>
          <w:u w:val="single"/>
          <w:rPrChange w:id="192" w:author="Alfred Anate Bodurin Mayaki" w:date="2026-01-12T17:00:00Z" w16du:dateUtc="2026-01-12T17:00:00Z">
            <w:rPr/>
          </w:rPrChange>
        </w:rPr>
        <w:pPrChange w:id="193" w:author="Alfred Anate Bodurin Mayaki" w:date="2026-01-12T17:00:00Z" w16du:dateUtc="2026-01-12T17:00:00Z">
          <w:pPr>
            <w:pStyle w:val="ListParagraph"/>
            <w:numPr>
              <w:numId w:val="5"/>
            </w:numPr>
            <w:ind w:hanging="360"/>
            <w:jc w:val="both"/>
          </w:pPr>
        </w:pPrChange>
      </w:pPr>
      <w:del w:id="194" w:author="Alfred Anate Bodurin Mayaki" w:date="2026-01-12T17:00:00Z" w16du:dateUtc="2026-01-12T17:00:00Z">
        <w:r w:rsidRPr="00490A56" w:rsidDel="00490A56">
          <w:rPr>
            <w:rFonts w:ascii="CMU Sans Serif" w:hAnsi="CMU Sans Serif" w:cs="CMU Sans Serif"/>
            <w:color w:val="000000" w:themeColor="text1"/>
            <w:u w:val="single"/>
            <w:rPrChange w:id="195" w:author="Alfred Anate Bodurin Mayaki" w:date="2026-01-12T17:00:00Z" w16du:dateUtc="2026-01-12T17:00:00Z">
              <w:rPr/>
            </w:rPrChange>
          </w:rPr>
          <w:delText>Signalling Theory</w:delText>
        </w:r>
      </w:del>
    </w:p>
    <w:tbl>
      <w:tblPr>
        <w:tblStyle w:val="PlainTable4"/>
        <w:tblW w:w="0" w:type="auto"/>
        <w:tblLook w:val="04A0" w:firstRow="1" w:lastRow="0" w:firstColumn="1" w:lastColumn="0" w:noHBand="0" w:noVBand="1"/>
      </w:tblPr>
      <w:tblGrid>
        <w:gridCol w:w="2036"/>
        <w:gridCol w:w="4063"/>
        <w:gridCol w:w="2927"/>
        <w:tblGridChange w:id="196">
          <w:tblGrid>
            <w:gridCol w:w="1838"/>
            <w:gridCol w:w="198"/>
            <w:gridCol w:w="3974"/>
            <w:gridCol w:w="89"/>
            <w:gridCol w:w="2917"/>
            <w:gridCol w:w="10"/>
          </w:tblGrid>
        </w:tblGridChange>
      </w:tblGrid>
      <w:tr w:rsidR="00811C16" w:rsidRPr="00ED40CB" w:rsidDel="00490A56" w14:paraId="74E882C4" w14:textId="2AF5235D" w:rsidTr="00E15F08">
        <w:trPr>
          <w:cnfStyle w:val="100000000000" w:firstRow="1" w:lastRow="0" w:firstColumn="0" w:lastColumn="0" w:oddVBand="0" w:evenVBand="0" w:oddHBand="0" w:evenHBand="0" w:firstRowFirstColumn="0" w:firstRowLastColumn="0" w:lastRowFirstColumn="0" w:lastRowLastColumn="0"/>
          <w:del w:id="197" w:author="Alfred Anate Bodurin Mayaki" w:date="2026-01-12T17:01:00Z"/>
        </w:trPr>
        <w:tc>
          <w:tcPr>
            <w:cnfStyle w:val="001000000000" w:firstRow="0" w:lastRow="0" w:firstColumn="1" w:lastColumn="0" w:oddVBand="0" w:evenVBand="0" w:oddHBand="0" w:evenHBand="0" w:firstRowFirstColumn="0" w:firstRowLastColumn="0" w:lastRowFirstColumn="0" w:lastRowLastColumn="0"/>
            <w:tcW w:w="1838" w:type="dxa"/>
          </w:tcPr>
          <w:p w14:paraId="4435E4D9" w14:textId="16C88D20" w:rsidR="00811C16" w:rsidRPr="002D46C4" w:rsidDel="00490A56" w:rsidRDefault="00811C16" w:rsidP="00C6713D">
            <w:pPr>
              <w:jc w:val="both"/>
              <w:rPr>
                <w:del w:id="198" w:author="Alfred Anate Bodurin Mayaki" w:date="2026-01-12T17:01:00Z" w16du:dateUtc="2026-01-12T17:01:00Z"/>
                <w:rFonts w:ascii="CMU Sans Serif" w:hAnsi="CMU Sans Serif" w:cs="CMU Sans Serif"/>
                <w:b w:val="0"/>
                <w:bCs w:val="0"/>
                <w:color w:val="000000" w:themeColor="text1"/>
                <w:sz w:val="20"/>
                <w:szCs w:val="20"/>
              </w:rPr>
            </w:pPr>
            <w:del w:id="199" w:author="Alfred Anate Bodurin Mayaki" w:date="2026-01-12T17:01:00Z" w16du:dateUtc="2026-01-12T17:01:00Z">
              <w:r w:rsidRPr="002D46C4" w:rsidDel="00490A56">
                <w:rPr>
                  <w:rFonts w:ascii="CMU Sans Serif" w:hAnsi="CMU Sans Serif" w:cs="CMU Sans Serif"/>
                  <w:color w:val="000000" w:themeColor="text1"/>
                  <w:sz w:val="20"/>
                  <w:szCs w:val="20"/>
                </w:rPr>
                <w:delText>Source</w:delText>
              </w:r>
            </w:del>
          </w:p>
        </w:tc>
        <w:tc>
          <w:tcPr>
            <w:tcW w:w="4172" w:type="dxa"/>
          </w:tcPr>
          <w:p w14:paraId="62993A50" w14:textId="3339A810" w:rsidR="00811C16" w:rsidRPr="002D46C4" w:rsidDel="00490A56" w:rsidRDefault="00811C16" w:rsidP="00C6713D">
            <w:pPr>
              <w:tabs>
                <w:tab w:val="center" w:pos="1978"/>
              </w:tabs>
              <w:jc w:val="both"/>
              <w:cnfStyle w:val="100000000000" w:firstRow="1" w:lastRow="0" w:firstColumn="0" w:lastColumn="0" w:oddVBand="0" w:evenVBand="0" w:oddHBand="0" w:evenHBand="0" w:firstRowFirstColumn="0" w:firstRowLastColumn="0" w:lastRowFirstColumn="0" w:lastRowLastColumn="0"/>
              <w:rPr>
                <w:del w:id="200" w:author="Alfred Anate Bodurin Mayaki" w:date="2026-01-12T17:01:00Z" w16du:dateUtc="2026-01-12T17:01:00Z"/>
                <w:rFonts w:ascii="CMU Sans Serif" w:hAnsi="CMU Sans Serif" w:cs="CMU Sans Serif"/>
                <w:b w:val="0"/>
                <w:bCs w:val="0"/>
                <w:color w:val="000000" w:themeColor="text1"/>
                <w:sz w:val="20"/>
                <w:szCs w:val="20"/>
              </w:rPr>
            </w:pPr>
            <w:del w:id="201" w:author="Alfred Anate Bodurin Mayaki" w:date="2026-01-12T17:01:00Z" w16du:dateUtc="2026-01-12T17:01:00Z">
              <w:r w:rsidRPr="002D46C4" w:rsidDel="00490A56">
                <w:rPr>
                  <w:rFonts w:ascii="CMU Sans Serif" w:hAnsi="CMU Sans Serif" w:cs="CMU Sans Serif"/>
                  <w:color w:val="000000" w:themeColor="text1"/>
                  <w:sz w:val="20"/>
                  <w:szCs w:val="20"/>
                </w:rPr>
                <w:delText>Name of Journal / Book</w:delText>
              </w:r>
              <w:r w:rsidRPr="002D46C4" w:rsidDel="00490A56">
                <w:rPr>
                  <w:rFonts w:ascii="CMU Sans Serif" w:hAnsi="CMU Sans Serif" w:cs="CMU Sans Serif"/>
                  <w:color w:val="000000" w:themeColor="text1"/>
                  <w:sz w:val="20"/>
                  <w:szCs w:val="20"/>
                </w:rPr>
                <w:tab/>
              </w:r>
            </w:del>
          </w:p>
        </w:tc>
        <w:tc>
          <w:tcPr>
            <w:tcW w:w="3006" w:type="dxa"/>
          </w:tcPr>
          <w:p w14:paraId="2B5EF4F7" w14:textId="51BBC158" w:rsidR="00811C16" w:rsidRPr="002D46C4" w:rsidDel="00490A56" w:rsidRDefault="00811C16" w:rsidP="00C6713D">
            <w:pPr>
              <w:jc w:val="both"/>
              <w:cnfStyle w:val="100000000000" w:firstRow="1" w:lastRow="0" w:firstColumn="0" w:lastColumn="0" w:oddVBand="0" w:evenVBand="0" w:oddHBand="0" w:evenHBand="0" w:firstRowFirstColumn="0" w:firstRowLastColumn="0" w:lastRowFirstColumn="0" w:lastRowLastColumn="0"/>
              <w:rPr>
                <w:del w:id="202" w:author="Alfred Anate Bodurin Mayaki" w:date="2026-01-12T17:01:00Z" w16du:dateUtc="2026-01-12T17:01:00Z"/>
                <w:rFonts w:ascii="CMU Sans Serif" w:hAnsi="CMU Sans Serif" w:cs="CMU Sans Serif"/>
                <w:b w:val="0"/>
                <w:bCs w:val="0"/>
                <w:color w:val="000000" w:themeColor="text1"/>
                <w:sz w:val="20"/>
                <w:szCs w:val="20"/>
              </w:rPr>
            </w:pPr>
            <w:del w:id="203" w:author="Alfred Anate Bodurin Mayaki" w:date="2026-01-12T17:01:00Z" w16du:dateUtc="2026-01-12T17:01:00Z">
              <w:r w:rsidRPr="002D46C4" w:rsidDel="00490A56">
                <w:rPr>
                  <w:rFonts w:ascii="CMU Sans Serif" w:hAnsi="CMU Sans Serif" w:cs="CMU Sans Serif"/>
                  <w:color w:val="000000" w:themeColor="text1"/>
                  <w:sz w:val="20"/>
                  <w:szCs w:val="20"/>
                </w:rPr>
                <w:delText>Scoped Articles</w:delText>
              </w:r>
            </w:del>
          </w:p>
        </w:tc>
      </w:tr>
      <w:tr w:rsidR="00811C16" w:rsidRPr="00ED40CB" w14:paraId="10221E95"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6ED8DA5" w14:textId="1B497C40" w:rsidR="00811C16" w:rsidRPr="002D46C4" w:rsidRDefault="00811C16" w:rsidP="00C6713D">
            <w:pPr>
              <w:jc w:val="both"/>
              <w:rPr>
                <w:rFonts w:ascii="CMU Sans Serif" w:hAnsi="CMU Sans Serif" w:cs="CMU Sans Serif"/>
                <w:color w:val="000000" w:themeColor="text1"/>
                <w:sz w:val="20"/>
                <w:szCs w:val="20"/>
              </w:rPr>
            </w:pPr>
            <w:del w:id="204" w:author="Alfred Anate Bodurin Mayaki" w:date="2026-01-12T16:57:00Z" w16du:dateUtc="2026-01-12T16:57:00Z">
              <w:r w:rsidDel="00F95740">
                <w:fldChar w:fldCharType="begin"/>
              </w:r>
              <w:r w:rsidDel="00F95740">
                <w:delInstrText>HYPERLINK "https://www.emerald.com/"</w:delInstrText>
              </w:r>
              <w:r w:rsidDel="00F95740">
                <w:fldChar w:fldCharType="separate"/>
              </w:r>
              <w:r w:rsidRPr="00F95740" w:rsidDel="00F95740">
                <w:rPr>
                  <w:rPrChange w:id="205" w:author="Alfred Anate Bodurin Mayaki" w:date="2026-01-12T16:57:00Z" w16du:dateUtc="2026-01-12T16:57:00Z">
                    <w:rPr>
                      <w:rStyle w:val="Hyperlink"/>
                      <w:rFonts w:ascii="CMU Sans Serif" w:hAnsi="CMU Sans Serif" w:cs="CMU Sans Serif"/>
                      <w:sz w:val="20"/>
                      <w:szCs w:val="20"/>
                    </w:rPr>
                  </w:rPrChange>
                </w:rPr>
                <w:delText>Emerald</w:delText>
              </w:r>
              <w:r w:rsidDel="00F95740">
                <w:fldChar w:fldCharType="end"/>
              </w:r>
            </w:del>
            <w:ins w:id="206" w:author="Alfred Anate Bodurin Mayaki" w:date="2026-01-12T16:57:00Z" w16du:dateUtc="2026-01-12T16:57:00Z">
              <w:r w:rsidR="00F95740" w:rsidRPr="00F95740">
                <w:rPr>
                  <w:rPrChange w:id="207" w:author="Alfred Anate Bodurin Mayaki" w:date="2026-01-12T16:57:00Z" w16du:dateUtc="2026-01-12T16:57:00Z">
                    <w:rPr>
                      <w:rStyle w:val="Hyperlink"/>
                      <w:rFonts w:ascii="CMU Sans Serif" w:hAnsi="CMU Sans Serif" w:cs="CMU Sans Serif"/>
                      <w:sz w:val="20"/>
                      <w:szCs w:val="20"/>
                    </w:rPr>
                  </w:rPrChange>
                </w:rPr>
                <w:t>Emerald</w:t>
              </w:r>
            </w:ins>
          </w:p>
        </w:tc>
        <w:tc>
          <w:tcPr>
            <w:tcW w:w="4172" w:type="dxa"/>
          </w:tcPr>
          <w:p w14:paraId="325FB0E9" w14:textId="37EB3EAC"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208" w:author="Alfred Anate Bodurin Mayaki" w:date="2026-01-12T16:57:00Z" w16du:dateUtc="2026-01-12T16:57:00Z">
              <w:r w:rsidDel="00F95740">
                <w:fldChar w:fldCharType="begin"/>
              </w:r>
              <w:r w:rsidDel="00F95740">
                <w:delInstrText>HYPERLINK "https://www.emerald.com/pr?searchresult=1"</w:delInstrText>
              </w:r>
              <w:r w:rsidDel="00F95740">
                <w:fldChar w:fldCharType="separate"/>
              </w:r>
              <w:r w:rsidRPr="00F95740" w:rsidDel="00F95740">
                <w:rPr>
                  <w:rPrChange w:id="209" w:author="Alfred Anate Bodurin Mayaki" w:date="2026-01-12T16:57:00Z" w16du:dateUtc="2026-01-12T16:57:00Z">
                    <w:rPr>
                      <w:rStyle w:val="Hyperlink"/>
                      <w:rFonts w:ascii="CMU Sans Serif" w:hAnsi="CMU Sans Serif" w:cs="CMU Sans Serif"/>
                      <w:sz w:val="20"/>
                      <w:szCs w:val="20"/>
                    </w:rPr>
                  </w:rPrChange>
                </w:rPr>
                <w:delText>Personnel Review</w:delText>
              </w:r>
              <w:r w:rsidDel="00F95740">
                <w:fldChar w:fldCharType="end"/>
              </w:r>
            </w:del>
            <w:ins w:id="210" w:author="Alfred Anate Bodurin Mayaki" w:date="2026-01-12T16:57:00Z" w16du:dateUtc="2026-01-12T16:57:00Z">
              <w:r w:rsidR="00F95740" w:rsidRPr="00F95740">
                <w:rPr>
                  <w:rPrChange w:id="211" w:author="Alfred Anate Bodurin Mayaki" w:date="2026-01-12T16:57:00Z" w16du:dateUtc="2026-01-12T16:57:00Z">
                    <w:rPr>
                      <w:rStyle w:val="Hyperlink"/>
                      <w:rFonts w:ascii="CMU Sans Serif" w:hAnsi="CMU Sans Serif" w:cs="CMU Sans Serif"/>
                      <w:sz w:val="20"/>
                      <w:szCs w:val="20"/>
                    </w:rPr>
                  </w:rPrChange>
                </w:rPr>
                <w:t>Personnel Review</w:t>
              </w:r>
            </w:ins>
          </w:p>
        </w:tc>
        <w:tc>
          <w:tcPr>
            <w:tcW w:w="3006" w:type="dxa"/>
          </w:tcPr>
          <w:p w14:paraId="1C129671" w14:textId="2F28CD6C"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212" w:author="Alfred Anate Bodurin Mayaki" w:date="2026-01-12T16:58:00Z" w16du:dateUtc="2026-01-12T16:58:00Z">
              <w:r w:rsidDel="00F95740">
                <w:fldChar w:fldCharType="begin"/>
              </w:r>
              <w:r w:rsidDel="00F95740">
                <w:delInstrText>HYPERLINK "https://www.emerald.com/pr/article-abstract/40/2/222/318140/Signaling-theory-and-applicant-attraction-outcomes?redirectedFrom=fulltext"</w:delInstrText>
              </w:r>
              <w:r w:rsidDel="00F95740">
                <w:fldChar w:fldCharType="separate"/>
              </w:r>
              <w:r w:rsidRPr="00F95740" w:rsidDel="00F95740">
                <w:rPr>
                  <w:rPrChange w:id="213" w:author="Alfred Anate Bodurin Mayaki" w:date="2026-01-12T16:58:00Z" w16du:dateUtc="2026-01-12T16:58:00Z">
                    <w:rPr>
                      <w:rStyle w:val="Hyperlink"/>
                      <w:rFonts w:ascii="CMU Sans Serif" w:hAnsi="CMU Sans Serif" w:cs="CMU Sans Serif"/>
                      <w:sz w:val="20"/>
                      <w:szCs w:val="20"/>
                    </w:rPr>
                  </w:rPrChange>
                </w:rPr>
                <w:delText>Celani &amp; Singh (2011)</w:delText>
              </w:r>
              <w:r w:rsidDel="00F95740">
                <w:fldChar w:fldCharType="end"/>
              </w:r>
            </w:del>
            <w:ins w:id="214" w:author="Alfred Anate Bodurin Mayaki" w:date="2026-01-12T16:58:00Z" w16du:dateUtc="2026-01-12T16:58:00Z">
              <w:r w:rsidR="00F95740" w:rsidRPr="00F95740">
                <w:rPr>
                  <w:rPrChange w:id="215" w:author="Alfred Anate Bodurin Mayaki" w:date="2026-01-12T16:58:00Z" w16du:dateUtc="2026-01-12T16:58:00Z">
                    <w:rPr>
                      <w:rStyle w:val="Hyperlink"/>
                      <w:rFonts w:ascii="CMU Sans Serif" w:hAnsi="CMU Sans Serif" w:cs="CMU Sans Serif"/>
                      <w:sz w:val="20"/>
                      <w:szCs w:val="20"/>
                    </w:rPr>
                  </w:rPrChange>
                </w:rPr>
                <w:t>Celani &amp; Singh (2011)</w:t>
              </w:r>
            </w:ins>
          </w:p>
        </w:tc>
      </w:tr>
      <w:tr w:rsidR="00811C16" w:rsidRPr="00ED40CB" w14:paraId="1B90B62B"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07D85A0E" w14:textId="7777777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Wiley Online</w:t>
            </w:r>
          </w:p>
        </w:tc>
        <w:tc>
          <w:tcPr>
            <w:tcW w:w="4172" w:type="dxa"/>
          </w:tcPr>
          <w:p w14:paraId="120370B4"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Journal of Occupational &amp; Org Psychology</w:t>
            </w:r>
          </w:p>
        </w:tc>
        <w:tc>
          <w:tcPr>
            <w:tcW w:w="3006" w:type="dxa"/>
          </w:tcPr>
          <w:p w14:paraId="290763E9"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Miller &amp; Doyle (2025)</w:t>
            </w:r>
          </w:p>
        </w:tc>
      </w:tr>
      <w:tr w:rsidR="00811C16" w:rsidRPr="00ED40CB" w14:paraId="53D087BC"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9A93EE7" w14:textId="665513B6" w:rsidR="00811C16" w:rsidRPr="002D46C4" w:rsidRDefault="00811C16" w:rsidP="00C6713D">
            <w:pPr>
              <w:jc w:val="both"/>
              <w:rPr>
                <w:rFonts w:ascii="CMU Sans Serif" w:hAnsi="CMU Sans Serif" w:cs="CMU Sans Serif"/>
                <w:color w:val="000000" w:themeColor="text1"/>
                <w:sz w:val="20"/>
                <w:szCs w:val="20"/>
              </w:rPr>
            </w:pPr>
            <w:del w:id="216" w:author="Alfred Anate Bodurin Mayaki" w:date="2026-01-12T16:57:00Z" w16du:dateUtc="2026-01-12T16:57:00Z">
              <w:r w:rsidDel="00F95740">
                <w:fldChar w:fldCharType="begin"/>
              </w:r>
              <w:r w:rsidDel="00F95740">
                <w:delInstrText>HYPERLINK "https://onlinelibrary.wiley.com/"</w:delInstrText>
              </w:r>
              <w:r w:rsidDel="00F95740">
                <w:fldChar w:fldCharType="separate"/>
              </w:r>
              <w:r w:rsidRPr="00F95740" w:rsidDel="00F95740">
                <w:rPr>
                  <w:rPrChange w:id="217" w:author="Alfred Anate Bodurin Mayaki" w:date="2026-01-12T16:57:00Z" w16du:dateUtc="2026-01-12T16:57:00Z">
                    <w:rPr>
                      <w:rStyle w:val="Hyperlink"/>
                      <w:rFonts w:ascii="CMU Sans Serif" w:hAnsi="CMU Sans Serif" w:cs="CMU Sans Serif"/>
                      <w:sz w:val="20"/>
                      <w:szCs w:val="20"/>
                    </w:rPr>
                  </w:rPrChange>
                </w:rPr>
                <w:delText>Wiley Online</w:delText>
              </w:r>
              <w:r w:rsidDel="00F95740">
                <w:fldChar w:fldCharType="end"/>
              </w:r>
            </w:del>
            <w:ins w:id="218" w:author="Alfred Anate Bodurin Mayaki" w:date="2026-01-12T16:57:00Z" w16du:dateUtc="2026-01-12T16:57:00Z">
              <w:r w:rsidR="00F95740" w:rsidRPr="00F95740">
                <w:rPr>
                  <w:rPrChange w:id="219" w:author="Alfred Anate Bodurin Mayaki" w:date="2026-01-12T16:57:00Z" w16du:dateUtc="2026-01-12T16:57:00Z">
                    <w:rPr>
                      <w:rStyle w:val="Hyperlink"/>
                      <w:rFonts w:ascii="CMU Sans Serif" w:hAnsi="CMU Sans Serif" w:cs="CMU Sans Serif"/>
                      <w:sz w:val="20"/>
                      <w:szCs w:val="20"/>
                    </w:rPr>
                  </w:rPrChange>
                </w:rPr>
                <w:t>Wiley Online</w:t>
              </w:r>
            </w:ins>
          </w:p>
        </w:tc>
        <w:tc>
          <w:tcPr>
            <w:tcW w:w="4172" w:type="dxa"/>
          </w:tcPr>
          <w:p w14:paraId="0CDEEF00" w14:textId="7FD0C3E9"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220" w:author="Alfred Anate Bodurin Mayaki" w:date="2026-01-12T16:57:00Z" w16du:dateUtc="2026-01-12T16:57:00Z">
              <w:r w:rsidDel="00F95740">
                <w:fldChar w:fldCharType="begin"/>
              </w:r>
              <w:r w:rsidDel="00F95740">
                <w:delInstrText>HYPERLINK "https://onlinelibrary.wiley.com/journal/17488583"</w:delInstrText>
              </w:r>
              <w:r w:rsidDel="00F95740">
                <w:fldChar w:fldCharType="separate"/>
              </w:r>
              <w:r w:rsidRPr="00F95740" w:rsidDel="00F95740">
                <w:rPr>
                  <w:rPrChange w:id="221" w:author="Alfred Anate Bodurin Mayaki" w:date="2026-01-12T16:57:00Z" w16du:dateUtc="2026-01-12T16:57:00Z">
                    <w:rPr>
                      <w:rStyle w:val="Hyperlink"/>
                      <w:rFonts w:ascii="CMU Sans Serif" w:hAnsi="CMU Sans Serif" w:cs="CMU Sans Serif"/>
                      <w:sz w:val="20"/>
                      <w:szCs w:val="20"/>
                    </w:rPr>
                  </w:rPrChange>
                </w:rPr>
                <w:delText>Human Resource Management Journal</w:delText>
              </w:r>
              <w:r w:rsidDel="00F95740">
                <w:fldChar w:fldCharType="end"/>
              </w:r>
            </w:del>
            <w:ins w:id="222" w:author="Alfred Anate Bodurin Mayaki" w:date="2026-01-12T16:57:00Z" w16du:dateUtc="2026-01-12T16:57:00Z">
              <w:r w:rsidR="00F95740" w:rsidRPr="00F95740">
                <w:rPr>
                  <w:rPrChange w:id="223" w:author="Alfred Anate Bodurin Mayaki" w:date="2026-01-12T16:57:00Z" w16du:dateUtc="2026-01-12T16:57:00Z">
                    <w:rPr>
                      <w:rStyle w:val="Hyperlink"/>
                      <w:rFonts w:ascii="CMU Sans Serif" w:hAnsi="CMU Sans Serif" w:cs="CMU Sans Serif"/>
                      <w:sz w:val="20"/>
                      <w:szCs w:val="20"/>
                    </w:rPr>
                  </w:rPrChange>
                </w:rPr>
                <w:t>Human Resource Management Journal</w:t>
              </w:r>
            </w:ins>
          </w:p>
        </w:tc>
        <w:tc>
          <w:tcPr>
            <w:tcW w:w="3006" w:type="dxa"/>
          </w:tcPr>
          <w:p w14:paraId="5F8386A0" w14:textId="784C395A" w:rsidR="00811C16" w:rsidRPr="002D46C4"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224" w:author="Alfred Anate Bodurin Mayaki" w:date="2026-01-12T16:58:00Z" w16du:dateUtc="2026-01-12T16:58:00Z">
              <w:r w:rsidDel="00F95740">
                <w:fldChar w:fldCharType="begin"/>
              </w:r>
              <w:r w:rsidDel="00F95740">
                <w:delInstrText>HYPERLINK "https://onlinelibrary.wiley.com/doi/epdf/10.1111/1748-8583.12326?saml_referrer="</w:delInstrText>
              </w:r>
              <w:r w:rsidDel="00F95740">
                <w:fldChar w:fldCharType="separate"/>
              </w:r>
              <w:r w:rsidRPr="00F95740" w:rsidDel="00F95740">
                <w:rPr>
                  <w:rPrChange w:id="225" w:author="Alfred Anate Bodurin Mayaki" w:date="2026-01-12T16:58:00Z" w16du:dateUtc="2026-01-12T16:58:00Z">
                    <w:rPr>
                      <w:rStyle w:val="Hyperlink"/>
                      <w:rFonts w:ascii="CMU Sans Serif" w:hAnsi="CMU Sans Serif" w:cs="CMU Sans Serif"/>
                      <w:sz w:val="20"/>
                      <w:szCs w:val="20"/>
                    </w:rPr>
                  </w:rPrChange>
                </w:rPr>
                <w:delText>Guest et. al. (2021)</w:delText>
              </w:r>
              <w:r w:rsidDel="00F95740">
                <w:fldChar w:fldCharType="end"/>
              </w:r>
            </w:del>
            <w:ins w:id="226" w:author="Alfred Anate Bodurin Mayaki" w:date="2026-01-12T16:58:00Z" w16du:dateUtc="2026-01-12T16:58:00Z">
              <w:r w:rsidR="00F95740" w:rsidRPr="00F95740">
                <w:rPr>
                  <w:rPrChange w:id="227" w:author="Alfred Anate Bodurin Mayaki" w:date="2026-01-12T16:58:00Z" w16du:dateUtc="2026-01-12T16:58:00Z">
                    <w:rPr>
                      <w:rStyle w:val="Hyperlink"/>
                      <w:rFonts w:ascii="CMU Sans Serif" w:hAnsi="CMU Sans Serif" w:cs="CMU Sans Serif"/>
                      <w:sz w:val="20"/>
                      <w:szCs w:val="20"/>
                    </w:rPr>
                  </w:rPrChange>
                </w:rPr>
                <w:t>Guest et. al. (2021)</w:t>
              </w:r>
            </w:ins>
          </w:p>
        </w:tc>
      </w:tr>
      <w:tr w:rsidR="00811C16" w:rsidRPr="00ED40CB" w14:paraId="5299A8C1"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01F40873" w14:textId="77777777" w:rsidR="00811C16" w:rsidRPr="002D46C4" w:rsidRDefault="00811C16"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Elsevier</w:t>
            </w:r>
          </w:p>
        </w:tc>
        <w:tc>
          <w:tcPr>
            <w:tcW w:w="4172" w:type="dxa"/>
          </w:tcPr>
          <w:p w14:paraId="09F4CC64"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Journal of Business Research</w:t>
            </w:r>
          </w:p>
        </w:tc>
        <w:tc>
          <w:tcPr>
            <w:tcW w:w="3006" w:type="dxa"/>
          </w:tcPr>
          <w:p w14:paraId="0F51DD0B" w14:textId="77777777" w:rsidR="00811C16" w:rsidRPr="002D46C4" w:rsidRDefault="00811C16"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Chang &amp; Chin (2018)</w:t>
            </w:r>
          </w:p>
        </w:tc>
      </w:tr>
      <w:tr w:rsidR="00811C16" w:rsidRPr="00ED40CB" w14:paraId="372D2A82"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B21A9D4" w14:textId="40AF732F" w:rsidR="00811C16" w:rsidRPr="00E4001C" w:rsidRDefault="00811C16" w:rsidP="00C6713D">
            <w:pPr>
              <w:jc w:val="both"/>
              <w:rPr>
                <w:rFonts w:ascii="CMU Sans Serif" w:hAnsi="CMU Sans Serif" w:cs="CMU Sans Serif"/>
                <w:color w:val="000000" w:themeColor="text1"/>
                <w:sz w:val="20"/>
                <w:szCs w:val="20"/>
              </w:rPr>
            </w:pPr>
            <w:del w:id="228" w:author="Alfred Anate Bodurin Mayaki" w:date="2026-01-12T16:57:00Z" w16du:dateUtc="2026-01-12T16:57:00Z">
              <w:r w:rsidDel="00F95740">
                <w:fldChar w:fldCharType="begin"/>
              </w:r>
              <w:r w:rsidDel="00F95740">
                <w:delInstrText>HYPERLINK "https://www.jstor.org/"</w:delInstrText>
              </w:r>
              <w:r w:rsidDel="00F95740">
                <w:fldChar w:fldCharType="separate"/>
              </w:r>
              <w:r w:rsidRPr="00F95740" w:rsidDel="00F95740">
                <w:rPr>
                  <w:rPrChange w:id="229" w:author="Alfred Anate Bodurin Mayaki" w:date="2026-01-12T16:57:00Z" w16du:dateUtc="2026-01-12T16:57:00Z">
                    <w:rPr>
                      <w:rStyle w:val="Hyperlink"/>
                      <w:rFonts w:ascii="CMU Sans Serif" w:hAnsi="CMU Sans Serif" w:cs="CMU Sans Serif"/>
                      <w:sz w:val="20"/>
                      <w:szCs w:val="20"/>
                    </w:rPr>
                  </w:rPrChange>
                </w:rPr>
                <w:delText>JSTOR</w:delText>
              </w:r>
              <w:r w:rsidDel="00F95740">
                <w:fldChar w:fldCharType="end"/>
              </w:r>
            </w:del>
            <w:ins w:id="230" w:author="Alfred Anate Bodurin Mayaki" w:date="2026-01-12T16:57:00Z" w16du:dateUtc="2026-01-12T16:57:00Z">
              <w:r w:rsidR="00F95740" w:rsidRPr="00F95740">
                <w:rPr>
                  <w:rPrChange w:id="231" w:author="Alfred Anate Bodurin Mayaki" w:date="2026-01-12T16:57:00Z" w16du:dateUtc="2026-01-12T16:57:00Z">
                    <w:rPr>
                      <w:rStyle w:val="Hyperlink"/>
                      <w:rFonts w:ascii="CMU Sans Serif" w:hAnsi="CMU Sans Serif" w:cs="CMU Sans Serif"/>
                      <w:sz w:val="20"/>
                      <w:szCs w:val="20"/>
                    </w:rPr>
                  </w:rPrChange>
                </w:rPr>
                <w:t>JSTOR</w:t>
              </w:r>
            </w:ins>
          </w:p>
        </w:tc>
        <w:tc>
          <w:tcPr>
            <w:tcW w:w="4172" w:type="dxa"/>
          </w:tcPr>
          <w:p w14:paraId="257CDF11" w14:textId="5037B703" w:rsidR="00811C16" w:rsidRPr="00E4001C"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232" w:author="Alfred Anate Bodurin Mayaki" w:date="2026-01-12T16:57:00Z" w16du:dateUtc="2026-01-12T16:57:00Z">
              <w:r w:rsidDel="00F95740">
                <w:fldChar w:fldCharType="begin"/>
              </w:r>
              <w:r w:rsidDel="00F95740">
                <w:delInstrText>HYPERLINK "https://www.jstor.org/journal/acadmanarevi"</w:delInstrText>
              </w:r>
              <w:r w:rsidDel="00F95740">
                <w:fldChar w:fldCharType="separate"/>
              </w:r>
              <w:r w:rsidRPr="00F95740" w:rsidDel="00F95740">
                <w:rPr>
                  <w:rPrChange w:id="233" w:author="Alfred Anate Bodurin Mayaki" w:date="2026-01-12T16:57:00Z" w16du:dateUtc="2026-01-12T16:57:00Z">
                    <w:rPr>
                      <w:rStyle w:val="Hyperlink"/>
                      <w:rFonts w:ascii="CMU Sans Serif" w:hAnsi="CMU Sans Serif" w:cs="CMU Sans Serif"/>
                      <w:sz w:val="20"/>
                      <w:szCs w:val="20"/>
                    </w:rPr>
                  </w:rPrChange>
                </w:rPr>
                <w:delText>The Academy of Management Review</w:delText>
              </w:r>
              <w:r w:rsidDel="00F95740">
                <w:fldChar w:fldCharType="end"/>
              </w:r>
            </w:del>
            <w:ins w:id="234" w:author="Alfred Anate Bodurin Mayaki" w:date="2026-01-12T16:57:00Z" w16du:dateUtc="2026-01-12T16:57:00Z">
              <w:r w:rsidR="00F95740" w:rsidRPr="00F95740">
                <w:rPr>
                  <w:rPrChange w:id="235" w:author="Alfred Anate Bodurin Mayaki" w:date="2026-01-12T16:57:00Z" w16du:dateUtc="2026-01-12T16:57:00Z">
                    <w:rPr>
                      <w:rStyle w:val="Hyperlink"/>
                      <w:rFonts w:ascii="CMU Sans Serif" w:hAnsi="CMU Sans Serif" w:cs="CMU Sans Serif"/>
                      <w:sz w:val="20"/>
                      <w:szCs w:val="20"/>
                    </w:rPr>
                  </w:rPrChange>
                </w:rPr>
                <w:t>The Academy of Management Review</w:t>
              </w:r>
            </w:ins>
          </w:p>
        </w:tc>
        <w:tc>
          <w:tcPr>
            <w:tcW w:w="3006" w:type="dxa"/>
          </w:tcPr>
          <w:p w14:paraId="428659BB" w14:textId="5B07DC39" w:rsidR="00811C16" w:rsidRPr="00E4001C" w:rsidRDefault="00811C16"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236" w:author="Alfred Anate Bodurin Mayaki" w:date="2026-01-12T16:58:00Z" w16du:dateUtc="2026-01-12T16:58:00Z">
              <w:r w:rsidDel="00F95740">
                <w:fldChar w:fldCharType="begin"/>
              </w:r>
              <w:r w:rsidDel="00F95740">
                <w:delInstrText>HYPERLINK "https://www.jstor.org/stable/20159029?sid=primo&amp;origin=crossref&amp;seq=7"</w:delInstrText>
              </w:r>
              <w:r w:rsidDel="00F95740">
                <w:fldChar w:fldCharType="separate"/>
              </w:r>
              <w:r w:rsidRPr="00F95740" w:rsidDel="00F95740">
                <w:rPr>
                  <w:rPrChange w:id="237" w:author="Alfred Anate Bodurin Mayaki" w:date="2026-01-12T16:58:00Z" w16du:dateUtc="2026-01-12T16:58:00Z">
                    <w:rPr>
                      <w:rStyle w:val="Hyperlink"/>
                      <w:rFonts w:ascii="CMU Sans Serif" w:hAnsi="CMU Sans Serif" w:cs="CMU Sans Serif"/>
                      <w:sz w:val="20"/>
                      <w:szCs w:val="20"/>
                    </w:rPr>
                  </w:rPrChange>
                </w:rPr>
                <w:delText>Bowen &amp; Ostroff (2004)</w:delText>
              </w:r>
              <w:r w:rsidDel="00F95740">
                <w:fldChar w:fldCharType="end"/>
              </w:r>
            </w:del>
            <w:ins w:id="238" w:author="Alfred Anate Bodurin Mayaki" w:date="2026-01-12T16:58:00Z" w16du:dateUtc="2026-01-12T16:58:00Z">
              <w:r w:rsidR="00F95740" w:rsidRPr="00F95740">
                <w:rPr>
                  <w:rPrChange w:id="239" w:author="Alfred Anate Bodurin Mayaki" w:date="2026-01-12T16:58:00Z" w16du:dateUtc="2026-01-12T16:58:00Z">
                    <w:rPr>
                      <w:rStyle w:val="Hyperlink"/>
                      <w:rFonts w:ascii="CMU Sans Serif" w:hAnsi="CMU Sans Serif" w:cs="CMU Sans Serif"/>
                      <w:sz w:val="20"/>
                      <w:szCs w:val="20"/>
                    </w:rPr>
                  </w:rPrChange>
                </w:rPr>
                <w:t>Bowen &amp; Ostroff (2004)</w:t>
              </w:r>
            </w:ins>
          </w:p>
        </w:tc>
      </w:tr>
      <w:tr w:rsidR="00A56113" w:rsidRPr="00ED40CB" w14:paraId="0F304C1E" w14:textId="77777777" w:rsidTr="00F95740">
        <w:tblPrEx>
          <w:tblW w:w="0" w:type="auto"/>
          <w:tblPrExChange w:id="240" w:author="Alfred Anate Bodurin Mayaki" w:date="2026-01-12T16:56:00Z" w16du:dateUtc="2026-01-12T16:56:00Z">
            <w:tblPrEx>
              <w:tblW w:w="0" w:type="auto"/>
            </w:tblPrEx>
          </w:tblPrExChange>
        </w:tblPrEx>
        <w:trPr>
          <w:trHeight w:val="80"/>
          <w:trPrChange w:id="241" w:author="Alfred Anate Bodurin Mayaki" w:date="2026-01-12T16:56:00Z" w16du:dateUtc="2026-01-12T16:56:00Z">
            <w:trPr>
              <w:gridAfter w:val="0"/>
            </w:trPr>
          </w:trPrChange>
        </w:trPr>
        <w:tc>
          <w:tcPr>
            <w:cnfStyle w:val="001000000000" w:firstRow="0" w:lastRow="0" w:firstColumn="1" w:lastColumn="0" w:oddVBand="0" w:evenVBand="0" w:oddHBand="0" w:evenHBand="0" w:firstRowFirstColumn="0" w:firstRowLastColumn="0" w:lastRowFirstColumn="0" w:lastRowLastColumn="0"/>
            <w:tcW w:w="1838" w:type="dxa"/>
            <w:tcPrChange w:id="242" w:author="Alfred Anate Bodurin Mayaki" w:date="2026-01-12T16:56:00Z" w16du:dateUtc="2026-01-12T16:56:00Z">
              <w:tcPr>
                <w:tcW w:w="1838" w:type="dxa"/>
              </w:tcPr>
            </w:tcPrChange>
          </w:tcPr>
          <w:p w14:paraId="1CD6AFCA" w14:textId="145D8596" w:rsidR="00A56113" w:rsidRPr="00E4001C" w:rsidRDefault="00A56113" w:rsidP="00C6713D">
            <w:p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JSTOR</w:t>
            </w:r>
          </w:p>
        </w:tc>
        <w:tc>
          <w:tcPr>
            <w:tcW w:w="4172" w:type="dxa"/>
            <w:tcPrChange w:id="243" w:author="Alfred Anate Bodurin Mayaki" w:date="2026-01-12T16:56:00Z" w16du:dateUtc="2026-01-12T16:56:00Z">
              <w:tcPr>
                <w:tcW w:w="4172" w:type="dxa"/>
                <w:gridSpan w:val="2"/>
              </w:tcPr>
            </w:tcPrChange>
          </w:tcPr>
          <w:p w14:paraId="73229E10" w14:textId="62DA9392" w:rsidR="00A56113" w:rsidRPr="00E4001C" w:rsidRDefault="00A56113"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The Quarterly Journal of Economics</w:t>
            </w:r>
          </w:p>
        </w:tc>
        <w:tc>
          <w:tcPr>
            <w:tcW w:w="3006" w:type="dxa"/>
            <w:tcPrChange w:id="244" w:author="Alfred Anate Bodurin Mayaki" w:date="2026-01-12T16:56:00Z" w16du:dateUtc="2026-01-12T16:56:00Z">
              <w:tcPr>
                <w:tcW w:w="3006" w:type="dxa"/>
                <w:gridSpan w:val="2"/>
              </w:tcPr>
            </w:tcPrChange>
          </w:tcPr>
          <w:p w14:paraId="1216C92C" w14:textId="765C3E33" w:rsidR="00A56113" w:rsidRPr="00E4001C" w:rsidRDefault="00A56113"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Spence (1973)</w:t>
            </w:r>
          </w:p>
        </w:tc>
      </w:tr>
      <w:tr w:rsidR="00A56113" w:rsidRPr="00ED40CB" w14:paraId="5C24CCCB"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AC49351" w14:textId="421B9E73" w:rsidR="00A56113" w:rsidRPr="002D46C4" w:rsidRDefault="00A56113" w:rsidP="00C6713D">
            <w:pPr>
              <w:jc w:val="both"/>
              <w:rPr>
                <w:rFonts w:ascii="CMU Sans Serif" w:hAnsi="CMU Sans Serif" w:cs="CMU Sans Serif"/>
                <w:color w:val="000000" w:themeColor="text1"/>
                <w:sz w:val="20"/>
                <w:szCs w:val="20"/>
              </w:rPr>
            </w:pPr>
            <w:hyperlink r:id="rId13" w:history="1">
              <w:r w:rsidRPr="002D46C4">
                <w:rPr>
                  <w:rStyle w:val="Hyperlink"/>
                  <w:rFonts w:ascii="CMU Sans Serif" w:hAnsi="CMU Sans Serif" w:cs="CMU Sans Serif"/>
                  <w:sz w:val="20"/>
                  <w:szCs w:val="20"/>
                </w:rPr>
                <w:t>Wisconsin.edu</w:t>
              </w:r>
            </w:hyperlink>
          </w:p>
        </w:tc>
        <w:tc>
          <w:tcPr>
            <w:tcW w:w="4172" w:type="dxa"/>
          </w:tcPr>
          <w:p w14:paraId="42547F50" w14:textId="297888CE" w:rsidR="00A56113" w:rsidRPr="002D46C4" w:rsidRDefault="00A56113"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245" w:author="Alfred Anate Bodurin Mayaki" w:date="2026-01-12T16:58:00Z" w16du:dateUtc="2026-01-12T16:58:00Z">
              <w:r w:rsidDel="00F95740">
                <w:fldChar w:fldCharType="begin"/>
              </w:r>
              <w:r w:rsidDel="00F95740">
                <w:delInstrText>HYPERLINK "https://minds.wisconsin.edu/handle/1793/47096"</w:delInstrText>
              </w:r>
              <w:r w:rsidDel="00F95740">
                <w:fldChar w:fldCharType="separate"/>
              </w:r>
              <w:r w:rsidRPr="00F95740" w:rsidDel="00F95740">
                <w:rPr>
                  <w:rPrChange w:id="246" w:author="Alfred Anate Bodurin Mayaki" w:date="2026-01-12T16:58:00Z" w16du:dateUtc="2026-01-12T16:58:00Z">
                    <w:rPr>
                      <w:rStyle w:val="Hyperlink"/>
                      <w:rFonts w:ascii="CMU Sans Serif" w:hAnsi="CMU Sans Serif" w:cs="CMU Sans Serif"/>
                      <w:sz w:val="20"/>
                      <w:szCs w:val="20"/>
                    </w:rPr>
                  </w:rPrChange>
                </w:rPr>
                <w:delText>Master of Science (Psychology) Dissertation</w:delText>
              </w:r>
              <w:r w:rsidDel="00F95740">
                <w:fldChar w:fldCharType="end"/>
              </w:r>
            </w:del>
            <w:ins w:id="247" w:author="Alfred Anate Bodurin Mayaki" w:date="2026-01-12T16:58:00Z" w16du:dateUtc="2026-01-12T16:58:00Z">
              <w:r w:rsidR="00F95740" w:rsidRPr="00F95740">
                <w:rPr>
                  <w:rPrChange w:id="248" w:author="Alfred Anate Bodurin Mayaki" w:date="2026-01-12T16:58:00Z" w16du:dateUtc="2026-01-12T16:58:00Z">
                    <w:rPr>
                      <w:rStyle w:val="Hyperlink"/>
                      <w:rFonts w:ascii="CMU Sans Serif" w:hAnsi="CMU Sans Serif" w:cs="CMU Sans Serif"/>
                      <w:sz w:val="20"/>
                      <w:szCs w:val="20"/>
                    </w:rPr>
                  </w:rPrChange>
                </w:rPr>
                <w:t>Master of Science (Psychology) Dissertation</w:t>
              </w:r>
            </w:ins>
          </w:p>
        </w:tc>
        <w:tc>
          <w:tcPr>
            <w:tcW w:w="3006" w:type="dxa"/>
          </w:tcPr>
          <w:p w14:paraId="3EA507B0" w14:textId="1CC8D606" w:rsidR="00A56113" w:rsidRPr="002D46C4" w:rsidRDefault="002E5675"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del w:id="249" w:author="Alfred Anate Bodurin Mayaki" w:date="2026-01-12T16:58:00Z" w16du:dateUtc="2026-01-12T16:58:00Z">
              <w:r w:rsidDel="00F95740">
                <w:fldChar w:fldCharType="begin"/>
              </w:r>
              <w:r w:rsidDel="00F95740">
                <w:delInstrText>HYPERLINK "https://minds.wisconsin.edu/handle/1793/47096"</w:delInstrText>
              </w:r>
              <w:r w:rsidDel="00F95740">
                <w:fldChar w:fldCharType="separate"/>
              </w:r>
              <w:r w:rsidRPr="00F95740" w:rsidDel="00F95740">
                <w:rPr>
                  <w:rPrChange w:id="250" w:author="Alfred Anate Bodurin Mayaki" w:date="2026-01-12T16:58:00Z" w16du:dateUtc="2026-01-12T16:58:00Z">
                    <w:rPr>
                      <w:rStyle w:val="Hyperlink"/>
                      <w:rFonts w:ascii="CMU Sans Serif" w:hAnsi="CMU Sans Serif" w:cs="CMU Sans Serif"/>
                      <w:sz w:val="20"/>
                      <w:szCs w:val="20"/>
                    </w:rPr>
                  </w:rPrChange>
                </w:rPr>
                <w:delText>Wright (2010)</w:delText>
              </w:r>
              <w:r w:rsidDel="00F95740">
                <w:fldChar w:fldCharType="end"/>
              </w:r>
            </w:del>
            <w:ins w:id="251" w:author="Alfred Anate Bodurin Mayaki" w:date="2026-01-12T16:58:00Z" w16du:dateUtc="2026-01-12T16:58:00Z">
              <w:r w:rsidR="00F95740" w:rsidRPr="00F95740">
                <w:rPr>
                  <w:rPrChange w:id="252" w:author="Alfred Anate Bodurin Mayaki" w:date="2026-01-12T16:58:00Z" w16du:dateUtc="2026-01-12T16:58:00Z">
                    <w:rPr>
                      <w:rStyle w:val="Hyperlink"/>
                      <w:rFonts w:ascii="CMU Sans Serif" w:hAnsi="CMU Sans Serif" w:cs="CMU Sans Serif"/>
                      <w:sz w:val="20"/>
                      <w:szCs w:val="20"/>
                    </w:rPr>
                  </w:rPrChange>
                </w:rPr>
                <w:t>Wright (2010)</w:t>
              </w:r>
            </w:ins>
          </w:p>
        </w:tc>
      </w:tr>
      <w:tr w:rsidR="00A56113" w:rsidRPr="00ED40CB" w14:paraId="0F1F0AA6"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0AD16A21" w14:textId="77777777" w:rsidR="00A56113" w:rsidRPr="00E4001C" w:rsidRDefault="00A56113" w:rsidP="00C6713D">
            <w:pPr>
              <w:jc w:val="both"/>
              <w:rPr>
                <w:rFonts w:ascii="CMU Sans Serif" w:hAnsi="CMU Sans Serif" w:cs="CMU Sans Serif"/>
                <w:color w:val="000000" w:themeColor="text1"/>
                <w:sz w:val="20"/>
                <w:szCs w:val="20"/>
              </w:rPr>
            </w:pPr>
            <w:r w:rsidRPr="00E4001C">
              <w:rPr>
                <w:rFonts w:ascii="CMU Sans Serif" w:hAnsi="CMU Sans Serif" w:cs="CMU Sans Serif"/>
                <w:color w:val="000000" w:themeColor="text1"/>
                <w:sz w:val="20"/>
                <w:szCs w:val="20"/>
              </w:rPr>
              <w:t>EBSCO Host</w:t>
            </w:r>
          </w:p>
        </w:tc>
        <w:tc>
          <w:tcPr>
            <w:tcW w:w="4172" w:type="dxa"/>
          </w:tcPr>
          <w:p w14:paraId="1EE13A6C" w14:textId="77777777" w:rsidR="00A56113" w:rsidRPr="00E4001C" w:rsidRDefault="00A56113"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E4001C">
              <w:rPr>
                <w:rFonts w:ascii="CMU Sans Serif" w:hAnsi="CMU Sans Serif" w:cs="CMU Sans Serif"/>
                <w:color w:val="000000" w:themeColor="text1"/>
                <w:sz w:val="20"/>
                <w:szCs w:val="20"/>
              </w:rPr>
              <w:t>Academy of Management Journal</w:t>
            </w:r>
          </w:p>
        </w:tc>
        <w:tc>
          <w:tcPr>
            <w:tcW w:w="3006" w:type="dxa"/>
          </w:tcPr>
          <w:p w14:paraId="418B112F" w14:textId="77777777" w:rsidR="00A56113" w:rsidRPr="00E4001C" w:rsidRDefault="00A56113"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sidRPr="00E4001C">
              <w:rPr>
                <w:rFonts w:ascii="CMU Sans Serif" w:hAnsi="CMU Sans Serif" w:cs="CMU Sans Serif"/>
                <w:color w:val="000000" w:themeColor="text1"/>
                <w:sz w:val="20"/>
                <w:szCs w:val="20"/>
              </w:rPr>
              <w:t xml:space="preserve">Jones </w:t>
            </w:r>
            <w:r w:rsidRPr="00E4001C">
              <w:rPr>
                <w:rFonts w:ascii="CMU Sans Serif" w:hAnsi="CMU Sans Serif" w:cs="CMU Sans Serif"/>
                <w:i/>
                <w:iCs/>
                <w:color w:val="000000" w:themeColor="text1"/>
                <w:sz w:val="20"/>
                <w:szCs w:val="20"/>
              </w:rPr>
              <w:t>et. al.</w:t>
            </w:r>
            <w:r w:rsidRPr="00E4001C">
              <w:rPr>
                <w:rFonts w:ascii="CMU Sans Serif" w:hAnsi="CMU Sans Serif" w:cs="CMU Sans Serif"/>
                <w:color w:val="000000" w:themeColor="text1"/>
                <w:sz w:val="20"/>
                <w:szCs w:val="20"/>
              </w:rPr>
              <w:t xml:space="preserve"> (2014)</w:t>
            </w:r>
          </w:p>
        </w:tc>
      </w:tr>
    </w:tbl>
    <w:p w14:paraId="2A9FEA5D" w14:textId="77777777" w:rsidR="00490A56" w:rsidRDefault="00490A56" w:rsidP="00C6713D">
      <w:pPr>
        <w:pStyle w:val="Heading2"/>
        <w:contextualSpacing/>
        <w:jc w:val="both"/>
        <w:rPr>
          <w:ins w:id="253" w:author="Alfred Anate Bodurin Mayaki" w:date="2026-01-12T17:01:00Z" w16du:dateUtc="2026-01-12T17:01:00Z"/>
          <w:rStyle w:val="Strong"/>
          <w:rFonts w:ascii="CMU Sans Serif" w:hAnsi="CMU Sans Serif" w:cs="CMU Sans Serif"/>
          <w:b w:val="0"/>
          <w:bCs w:val="0"/>
          <w:color w:val="000000" w:themeColor="text1"/>
        </w:rPr>
      </w:pPr>
      <w:bookmarkStart w:id="254" w:name="_Toc216632810"/>
    </w:p>
    <w:p w14:paraId="63BB0180" w14:textId="0EA3527B" w:rsidR="00811C16" w:rsidRDefault="009E2038" w:rsidP="00C6713D">
      <w:pPr>
        <w:pStyle w:val="Heading2"/>
        <w:contextualSpacing/>
        <w:jc w:val="both"/>
        <w:rPr>
          <w:rStyle w:val="Strong"/>
          <w:rFonts w:ascii="CMU Sans Serif" w:hAnsi="CMU Sans Serif" w:cs="CMU Sans Serif"/>
          <w:b w:val="0"/>
          <w:bCs w:val="0"/>
          <w:color w:val="000000" w:themeColor="text1"/>
        </w:rPr>
      </w:pPr>
      <w:bookmarkStart w:id="255" w:name="_Toc219130666"/>
      <w:r>
        <w:rPr>
          <w:rStyle w:val="Strong"/>
          <w:rFonts w:ascii="CMU Sans Serif" w:hAnsi="CMU Sans Serif" w:cs="CMU Sans Serif"/>
          <w:b w:val="0"/>
          <w:bCs w:val="0"/>
          <w:color w:val="000000" w:themeColor="text1"/>
        </w:rPr>
        <w:t xml:space="preserve">9 </w:t>
      </w:r>
      <w:r w:rsidR="00811C16" w:rsidRPr="002D46C4">
        <w:rPr>
          <w:rStyle w:val="Strong"/>
          <w:rFonts w:ascii="CMU Sans Serif" w:hAnsi="CMU Sans Serif" w:cs="CMU Sans Serif"/>
          <w:b w:val="0"/>
          <w:bCs w:val="0"/>
          <w:color w:val="000000" w:themeColor="text1"/>
        </w:rPr>
        <w:t>Explicating my Literature Review 2</w:t>
      </w:r>
      <w:bookmarkEnd w:id="254"/>
      <w:r w:rsidR="00C656AC">
        <w:rPr>
          <w:rStyle w:val="Strong"/>
          <w:rFonts w:ascii="CMU Sans Serif" w:hAnsi="CMU Sans Serif" w:cs="CMU Sans Serif"/>
          <w:b w:val="0"/>
          <w:bCs w:val="0"/>
          <w:color w:val="000000" w:themeColor="text1"/>
        </w:rPr>
        <w:t xml:space="preserve"> – Signalling Theory</w:t>
      </w:r>
      <w:bookmarkEnd w:id="255"/>
    </w:p>
    <w:p w14:paraId="1FBDEE0E" w14:textId="7E28A3CE" w:rsidR="005D0AD3" w:rsidRDefault="005D0AD3" w:rsidP="00C6713D">
      <w:pPr>
        <w:jc w:val="both"/>
        <w:rPr>
          <w:rFonts w:ascii="CMU Sans Serif" w:hAnsi="CMU Sans Serif" w:cs="CMU Sans Serif"/>
          <w:color w:val="000000" w:themeColor="text1"/>
          <w:sz w:val="20"/>
          <w:szCs w:val="20"/>
        </w:rPr>
      </w:pPr>
      <w:r w:rsidRPr="00F33230">
        <w:rPr>
          <w:rFonts w:ascii="CMU Sans Serif" w:hAnsi="CMU Sans Serif" w:cs="CMU Sans Serif"/>
          <w:b/>
          <w:bCs/>
          <w:color w:val="000000" w:themeColor="text1"/>
          <w:sz w:val="20"/>
          <w:szCs w:val="20"/>
        </w:rPr>
        <w:t>Key question:</w:t>
      </w:r>
      <w:r>
        <w:rPr>
          <w:rFonts w:ascii="CMU Sans Serif" w:hAnsi="CMU Sans Serif" w:cs="CMU Sans Serif"/>
          <w:color w:val="000000" w:themeColor="text1"/>
          <w:sz w:val="20"/>
          <w:szCs w:val="20"/>
        </w:rPr>
        <w:t xml:space="preserve"> What is the sub-game optimal (in a game of separating or pooling equilibrium) signal an employer should send to applicants in order to be neuroinclusive? Also, at what level of signal does an employer who signals acceptance of a neurodiverse condition, become accepted by a neurodiverse applicant?</w:t>
      </w:r>
    </w:p>
    <w:p w14:paraId="183579F2" w14:textId="77777777" w:rsidR="00811C16" w:rsidRPr="002D46C4" w:rsidRDefault="00811C16" w:rsidP="00C6713D">
      <w:pPr>
        <w:pStyle w:val="ListParagraph"/>
        <w:numPr>
          <w:ilvl w:val="0"/>
          <w:numId w:val="7"/>
        </w:numPr>
        <w:jc w:val="both"/>
        <w:rPr>
          <w:rFonts w:ascii="CMU Sans Serif" w:hAnsi="CMU Sans Serif" w:cs="CMU Sans Serif"/>
          <w:b/>
          <w:bCs/>
          <w:color w:val="000000" w:themeColor="text1"/>
          <w:sz w:val="20"/>
          <w:szCs w:val="20"/>
        </w:rPr>
      </w:pPr>
      <w:r w:rsidRPr="002D46C4">
        <w:rPr>
          <w:rFonts w:ascii="CMU Sans Serif" w:hAnsi="CMU Sans Serif" w:cs="CMU Sans Serif"/>
          <w:b/>
          <w:bCs/>
          <w:color w:val="000000" w:themeColor="text1"/>
          <w:sz w:val="20"/>
          <w:szCs w:val="20"/>
        </w:rPr>
        <w:lastRenderedPageBreak/>
        <w:t>Spence (1973): Theoretical</w:t>
      </w:r>
      <w:r>
        <w:rPr>
          <w:rFonts w:ascii="CMU Sans Serif" w:hAnsi="CMU Sans Serif" w:cs="CMU Sans Serif"/>
          <w:b/>
          <w:bCs/>
          <w:color w:val="000000" w:themeColor="text1"/>
          <w:sz w:val="20"/>
          <w:szCs w:val="20"/>
        </w:rPr>
        <w:t xml:space="preserve"> Article</w:t>
      </w:r>
    </w:p>
    <w:p w14:paraId="569408B6" w14:textId="77EBBBB1" w:rsidR="00811C16" w:rsidRPr="002D46C4" w:rsidRDefault="00811C16"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H</w:t>
      </w:r>
      <w:r w:rsidR="00AE4C72">
        <w:rPr>
          <w:rFonts w:ascii="CMU Sans Serif" w:hAnsi="CMU Sans Serif" w:cs="CMU Sans Serif"/>
          <w:color w:val="000000" w:themeColor="text1"/>
          <w:sz w:val="20"/>
          <w:szCs w:val="20"/>
        </w:rPr>
        <w:t>ere, h</w:t>
      </w:r>
      <w:r w:rsidRPr="002D46C4">
        <w:rPr>
          <w:rFonts w:ascii="CMU Sans Serif" w:hAnsi="CMU Sans Serif" w:cs="CMU Sans Serif"/>
          <w:color w:val="000000" w:themeColor="text1"/>
          <w:sz w:val="20"/>
          <w:szCs w:val="20"/>
        </w:rPr>
        <w:t>iring is compared to the act of buying a lottery ticket</w:t>
      </w:r>
    </w:p>
    <w:p w14:paraId="081F191E" w14:textId="319F9D4E" w:rsidR="00811C16" w:rsidRPr="002D46C4" w:rsidRDefault="00811C16"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 xml:space="preserve">As per Brown and Sessions (2004), there is often an element of informational asymmetry; full knowledge of the workers capability in the job prior to lottery is rarely </w:t>
      </w:r>
      <w:r w:rsidR="00217D63">
        <w:rPr>
          <w:rFonts w:ascii="CMU Sans Serif" w:hAnsi="CMU Sans Serif" w:cs="CMU Sans Serif"/>
          <w:color w:val="000000" w:themeColor="text1"/>
          <w:sz w:val="20"/>
          <w:szCs w:val="20"/>
        </w:rPr>
        <w:t xml:space="preserve">fully </w:t>
      </w:r>
      <w:r w:rsidRPr="002D46C4">
        <w:rPr>
          <w:rFonts w:ascii="CMU Sans Serif" w:hAnsi="CMU Sans Serif" w:cs="CMU Sans Serif"/>
          <w:color w:val="000000" w:themeColor="text1"/>
          <w:sz w:val="20"/>
          <w:szCs w:val="20"/>
        </w:rPr>
        <w:t>disseminated</w:t>
      </w:r>
    </w:p>
    <w:p w14:paraId="2C135610" w14:textId="77777777" w:rsidR="00811C16" w:rsidRPr="002D46C4" w:rsidRDefault="00811C16"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An employer’s perception of this lottery gamble is what Spence defines as his “primary interest” due to the uncertainty involved and the wages offered by the employer</w:t>
      </w:r>
    </w:p>
    <w:p w14:paraId="7CD96632" w14:textId="77777777" w:rsidR="00811C16" w:rsidRPr="002D46C4" w:rsidRDefault="00811C16"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There are two kinds of observable attributes mentioned in the article:</w:t>
      </w:r>
    </w:p>
    <w:p w14:paraId="3B3289D2" w14:textId="77777777" w:rsidR="00811C16" w:rsidRPr="002D46C4" w:rsidRDefault="00811C16"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Indices and signals (p. 357)</w:t>
      </w:r>
    </w:p>
    <w:p w14:paraId="1CDE084B" w14:textId="59790435" w:rsidR="00811C16" w:rsidRDefault="00811C16"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The term “indices” refers to “immutable” attributes, such as race or sex, and “signals” references alterable attributes such as education and experience. Age as an alterable attribute is considered to be an index</w:t>
      </w:r>
    </w:p>
    <w:p w14:paraId="77C26F18" w14:textId="12A3581F" w:rsidR="00811C16" w:rsidRPr="002D46C4" w:rsidRDefault="0082771B"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Signals and indices are seen to be “parameters” in the conditional probability distribution reflecting the “beliefs” of an employer</w:t>
      </w:r>
    </w:p>
    <w:p w14:paraId="792CE493" w14:textId="77777777" w:rsidR="00811C16" w:rsidRPr="002D46C4" w:rsidRDefault="00811C16" w:rsidP="00C6713D">
      <w:pPr>
        <w:pStyle w:val="ListParagraph"/>
        <w:ind w:left="1080"/>
        <w:jc w:val="both"/>
        <w:rPr>
          <w:rFonts w:ascii="CMU Sans Serif" w:hAnsi="CMU Sans Serif" w:cs="CMU Sans Serif"/>
          <w:color w:val="000000" w:themeColor="text1"/>
          <w:sz w:val="20"/>
          <w:szCs w:val="20"/>
        </w:rPr>
      </w:pPr>
    </w:p>
    <w:p w14:paraId="4A49DB28" w14:textId="77777777" w:rsidR="00811C16" w:rsidRPr="002D46C4" w:rsidRDefault="00811C16" w:rsidP="00C6713D">
      <w:pPr>
        <w:pStyle w:val="ListParagraph"/>
        <w:numPr>
          <w:ilvl w:val="0"/>
          <w:numId w:val="7"/>
        </w:numPr>
        <w:jc w:val="both"/>
        <w:rPr>
          <w:rFonts w:ascii="CMU Sans Serif" w:hAnsi="CMU Sans Serif" w:cs="CMU Sans Serif"/>
          <w:b/>
          <w:bCs/>
          <w:color w:val="000000" w:themeColor="text1"/>
          <w:sz w:val="20"/>
          <w:szCs w:val="20"/>
        </w:rPr>
      </w:pPr>
      <w:r w:rsidRPr="002D46C4">
        <w:rPr>
          <w:rFonts w:ascii="CMU Sans Serif" w:hAnsi="CMU Sans Serif" w:cs="CMU Sans Serif"/>
          <w:b/>
          <w:bCs/>
          <w:color w:val="000000" w:themeColor="text1"/>
          <w:sz w:val="20"/>
          <w:szCs w:val="20"/>
        </w:rPr>
        <w:t>Miller and Doyle (2025): Empirical</w:t>
      </w:r>
      <w:r>
        <w:rPr>
          <w:rFonts w:ascii="CMU Sans Serif" w:hAnsi="CMU Sans Serif" w:cs="CMU Sans Serif"/>
          <w:b/>
          <w:bCs/>
          <w:color w:val="000000" w:themeColor="text1"/>
          <w:sz w:val="20"/>
          <w:szCs w:val="20"/>
        </w:rPr>
        <w:t xml:space="preserve"> Article</w:t>
      </w:r>
    </w:p>
    <w:p w14:paraId="0E695BD6" w14:textId="77777777" w:rsidR="00811C16" w:rsidRPr="002D46C4" w:rsidRDefault="00811C16"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Mentions the theoretical framework of Khan et. al. (2023) whose literature review and empirical study on the topic is the only recent work used as authority, but acknowledges research in the area of inclusive signalling to neurodiverse applicants is relatively limited</w:t>
      </w:r>
    </w:p>
    <w:p w14:paraId="7AF4CD19" w14:textId="77777777" w:rsidR="00811C16" w:rsidRPr="002D46C4" w:rsidRDefault="00811C16"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Extends Khan et. al. (2023)’s ideas for further research in a HR context and applies a systems-based analysis of “signalling” theory (or rather a systematic approach based on academic literature) in the hiring and selection process to cover the inclusion of the neurodiverse job applicant in the workplace</w:t>
      </w:r>
    </w:p>
    <w:p w14:paraId="1C6D264E" w14:textId="77777777" w:rsidR="00811C16" w:rsidRDefault="00811C16" w:rsidP="00C6713D">
      <w:pPr>
        <w:pStyle w:val="ListParagraph"/>
        <w:numPr>
          <w:ilvl w:val="0"/>
          <w:numId w:val="6"/>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 xml:space="preserve">Argues organisations should go </w:t>
      </w:r>
      <w:r w:rsidRPr="002D46C4">
        <w:rPr>
          <w:rFonts w:ascii="CMU Sans Serif" w:hAnsi="CMU Sans Serif" w:cs="CMU Sans Serif"/>
          <w:i/>
          <w:iCs/>
          <w:color w:val="000000" w:themeColor="text1"/>
          <w:sz w:val="20"/>
          <w:szCs w:val="20"/>
        </w:rPr>
        <w:t>beyond</w:t>
      </w:r>
      <w:r w:rsidRPr="002D46C4">
        <w:rPr>
          <w:rFonts w:ascii="CMU Sans Serif" w:hAnsi="CMU Sans Serif" w:cs="CMU Sans Serif"/>
          <w:color w:val="000000" w:themeColor="text1"/>
          <w:sz w:val="20"/>
          <w:szCs w:val="20"/>
        </w:rPr>
        <w:t xml:space="preserve"> the business case for diversity in recruitment. But how do Miller and Doyle (2025) suppose this should be achieved?</w:t>
      </w:r>
    </w:p>
    <w:p w14:paraId="2263394E" w14:textId="77777777" w:rsidR="00811C16" w:rsidRPr="002D46C4" w:rsidRDefault="00811C16" w:rsidP="00C6713D">
      <w:pPr>
        <w:pStyle w:val="ListParagraph"/>
        <w:ind w:left="1080"/>
        <w:jc w:val="both"/>
        <w:rPr>
          <w:rFonts w:ascii="CMU Sans Serif" w:hAnsi="CMU Sans Serif" w:cs="CMU Sans Serif"/>
          <w:color w:val="000000" w:themeColor="text1"/>
          <w:sz w:val="20"/>
          <w:szCs w:val="20"/>
        </w:rPr>
      </w:pPr>
    </w:p>
    <w:p w14:paraId="539A3D4D" w14:textId="77777777" w:rsidR="00811C16" w:rsidRPr="002D46C4" w:rsidRDefault="00811C16" w:rsidP="00C6713D">
      <w:pPr>
        <w:pStyle w:val="ListParagraph"/>
        <w:numPr>
          <w:ilvl w:val="0"/>
          <w:numId w:val="7"/>
        </w:numPr>
        <w:jc w:val="both"/>
        <w:rPr>
          <w:rFonts w:ascii="CMU Sans Serif" w:hAnsi="CMU Sans Serif" w:cs="CMU Sans Serif"/>
          <w:b/>
          <w:bCs/>
          <w:color w:val="000000" w:themeColor="text1"/>
          <w:sz w:val="20"/>
          <w:szCs w:val="20"/>
        </w:rPr>
      </w:pPr>
      <w:r w:rsidRPr="002D46C4">
        <w:rPr>
          <w:rFonts w:ascii="CMU Sans Serif" w:hAnsi="CMU Sans Serif" w:cs="CMU Sans Serif"/>
          <w:b/>
          <w:bCs/>
          <w:color w:val="000000" w:themeColor="text1"/>
          <w:sz w:val="20"/>
          <w:szCs w:val="20"/>
        </w:rPr>
        <w:t>Celani and Singh (20</w:t>
      </w:r>
      <w:r w:rsidRPr="00206222">
        <w:rPr>
          <w:rFonts w:ascii="CMU Sans Serif" w:hAnsi="CMU Sans Serif" w:cs="CMU Sans Serif"/>
          <w:b/>
          <w:bCs/>
          <w:color w:val="000000" w:themeColor="text1"/>
          <w:sz w:val="20"/>
          <w:szCs w:val="20"/>
        </w:rPr>
        <w:t>11</w:t>
      </w:r>
      <w:r w:rsidRPr="002D46C4">
        <w:rPr>
          <w:rFonts w:ascii="CMU Sans Serif" w:hAnsi="CMU Sans Serif" w:cs="CMU Sans Serif"/>
          <w:b/>
          <w:bCs/>
          <w:color w:val="000000" w:themeColor="text1"/>
          <w:sz w:val="20"/>
          <w:szCs w:val="20"/>
        </w:rPr>
        <w:t>): Theoretical</w:t>
      </w:r>
      <w:r w:rsidRPr="00206222">
        <w:rPr>
          <w:rFonts w:ascii="CMU Sans Serif" w:hAnsi="CMU Sans Serif" w:cs="CMU Sans Serif"/>
          <w:b/>
          <w:bCs/>
          <w:color w:val="000000" w:themeColor="text1"/>
          <w:sz w:val="20"/>
          <w:szCs w:val="20"/>
        </w:rPr>
        <w:t xml:space="preserve"> Article</w:t>
      </w:r>
    </w:p>
    <w:p w14:paraId="194708F1" w14:textId="1F786233" w:rsidR="00811C16" w:rsidRPr="002D46C4" w:rsidRDefault="00811C16" w:rsidP="00C6713D">
      <w:pPr>
        <w:pStyle w:val="ListParagraph"/>
        <w:numPr>
          <w:ilvl w:val="0"/>
          <w:numId w:val="8"/>
        </w:num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 xml:space="preserve">An analysis of signalling theory from a </w:t>
      </w:r>
      <w:r w:rsidRPr="00825A58">
        <w:rPr>
          <w:rFonts w:ascii="CMU Sans Serif" w:hAnsi="CMU Sans Serif" w:cs="CMU Sans Serif"/>
          <w:color w:val="000000" w:themeColor="text1"/>
          <w:sz w:val="20"/>
          <w:szCs w:val="20"/>
          <w:u w:val="single"/>
        </w:rPr>
        <w:t xml:space="preserve">multi-level perspective </w:t>
      </w:r>
      <w:r>
        <w:rPr>
          <w:rFonts w:ascii="CMU Sans Serif" w:hAnsi="CMU Sans Serif" w:cs="CMU Sans Serif"/>
          <w:color w:val="000000" w:themeColor="text1"/>
          <w:sz w:val="20"/>
          <w:szCs w:val="20"/>
        </w:rPr>
        <w:t>(contextual effects)</w:t>
      </w:r>
    </w:p>
    <w:p w14:paraId="552ECA69" w14:textId="77777777" w:rsidR="00811C16" w:rsidRDefault="00811C16" w:rsidP="00C6713D">
      <w:pPr>
        <w:pStyle w:val="ListParagraph"/>
        <w:numPr>
          <w:ilvl w:val="0"/>
          <w:numId w:val="8"/>
        </w:num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Recruitment-related s</w:t>
      </w:r>
      <w:r w:rsidRPr="002D46C4">
        <w:rPr>
          <w:rFonts w:ascii="CMU Sans Serif" w:hAnsi="CMU Sans Serif" w:cs="CMU Sans Serif"/>
          <w:color w:val="000000" w:themeColor="text1"/>
          <w:sz w:val="20"/>
          <w:szCs w:val="20"/>
        </w:rPr>
        <w:t>ignals are seen to reveal unknown characteristics of organizations</w:t>
      </w:r>
    </w:p>
    <w:p w14:paraId="7F17F535" w14:textId="77777777" w:rsidR="00811C16" w:rsidRDefault="00811C16" w:rsidP="00C6713D">
      <w:pPr>
        <w:pStyle w:val="ListParagraph"/>
        <w:numPr>
          <w:ilvl w:val="0"/>
          <w:numId w:val="8"/>
        </w:num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Theory links between individual and organisation-level signals from recruitment activities</w:t>
      </w:r>
    </w:p>
    <w:p w14:paraId="5526F501" w14:textId="77777777" w:rsidR="00811C16" w:rsidRPr="002D46C4" w:rsidRDefault="00811C16" w:rsidP="00C6713D">
      <w:pPr>
        <w:pStyle w:val="ListParagraph"/>
        <w:numPr>
          <w:ilvl w:val="0"/>
          <w:numId w:val="8"/>
        </w:num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Links are made between market signals and instrumental or symbolic applicant inferences</w:t>
      </w:r>
    </w:p>
    <w:p w14:paraId="5291FFDA" w14:textId="77777777" w:rsidR="00811C16" w:rsidRDefault="00811C16" w:rsidP="00C6713D">
      <w:pPr>
        <w:pStyle w:val="ListParagraph"/>
        <w:jc w:val="both"/>
        <w:rPr>
          <w:rFonts w:ascii="CMU Sans Serif" w:hAnsi="CMU Sans Serif" w:cs="CMU Sans Serif"/>
          <w:b/>
          <w:bCs/>
          <w:color w:val="000000" w:themeColor="text1"/>
          <w:sz w:val="20"/>
          <w:szCs w:val="20"/>
        </w:rPr>
      </w:pPr>
    </w:p>
    <w:p w14:paraId="46113BE4" w14:textId="77777777" w:rsidR="00811C16" w:rsidRDefault="00811C16" w:rsidP="00C6713D">
      <w:pPr>
        <w:pStyle w:val="ListParagraph"/>
        <w:numPr>
          <w:ilvl w:val="0"/>
          <w:numId w:val="7"/>
        </w:numPr>
        <w:jc w:val="both"/>
        <w:rPr>
          <w:rFonts w:ascii="CMU Sans Serif" w:hAnsi="CMU Sans Serif" w:cs="CMU Sans Serif"/>
          <w:b/>
          <w:bCs/>
          <w:color w:val="000000" w:themeColor="text1"/>
          <w:sz w:val="20"/>
          <w:szCs w:val="20"/>
        </w:rPr>
      </w:pPr>
      <w:r>
        <w:rPr>
          <w:rFonts w:ascii="CMU Sans Serif" w:hAnsi="CMU Sans Serif" w:cs="CMU Sans Serif"/>
          <w:b/>
          <w:bCs/>
          <w:color w:val="000000" w:themeColor="text1"/>
          <w:sz w:val="20"/>
          <w:szCs w:val="20"/>
        </w:rPr>
        <w:t>Chang and Chin</w:t>
      </w:r>
      <w:r w:rsidRPr="002D46C4">
        <w:rPr>
          <w:rFonts w:ascii="CMU Sans Serif" w:hAnsi="CMU Sans Serif" w:cs="CMU Sans Serif"/>
          <w:b/>
          <w:bCs/>
          <w:color w:val="000000" w:themeColor="text1"/>
          <w:sz w:val="20"/>
          <w:szCs w:val="20"/>
        </w:rPr>
        <w:t xml:space="preserve"> (201</w:t>
      </w:r>
      <w:r>
        <w:rPr>
          <w:rFonts w:ascii="CMU Sans Serif" w:hAnsi="CMU Sans Serif" w:cs="CMU Sans Serif"/>
          <w:b/>
          <w:bCs/>
          <w:color w:val="000000" w:themeColor="text1"/>
          <w:sz w:val="20"/>
          <w:szCs w:val="20"/>
        </w:rPr>
        <w:t>8) Empirical</w:t>
      </w:r>
      <w:r w:rsidRPr="002D46C4">
        <w:rPr>
          <w:rFonts w:ascii="CMU Sans Serif" w:hAnsi="CMU Sans Serif" w:cs="CMU Sans Serif"/>
          <w:b/>
          <w:bCs/>
          <w:color w:val="000000" w:themeColor="text1"/>
          <w:sz w:val="20"/>
          <w:szCs w:val="20"/>
        </w:rPr>
        <w:t xml:space="preserve"> Article</w:t>
      </w:r>
    </w:p>
    <w:p w14:paraId="1E3370AC" w14:textId="77777777" w:rsidR="00811C16" w:rsidRPr="0021647E" w:rsidRDefault="00811C16" w:rsidP="00C6713D">
      <w:pPr>
        <w:pStyle w:val="ListParagraph"/>
        <w:numPr>
          <w:ilvl w:val="0"/>
          <w:numId w:val="9"/>
        </w:num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The authors define signalling as the communication of unique information or rather “the sending out of information that competitors cannot easily imitate”</w:t>
      </w:r>
    </w:p>
    <w:p w14:paraId="36763DF8" w14:textId="77777777" w:rsidR="00811C16" w:rsidRDefault="00811C16" w:rsidP="00C6713D">
      <w:pPr>
        <w:pStyle w:val="ListParagraph"/>
        <w:numPr>
          <w:ilvl w:val="0"/>
          <w:numId w:val="9"/>
        </w:numPr>
        <w:jc w:val="both"/>
        <w:rPr>
          <w:rFonts w:ascii="CMU Sans Serif" w:hAnsi="CMU Sans Serif" w:cs="CMU Sans Serif"/>
          <w:color w:val="000000" w:themeColor="text1"/>
          <w:sz w:val="20"/>
          <w:szCs w:val="20"/>
        </w:rPr>
      </w:pPr>
      <w:r w:rsidRPr="002D46C4">
        <w:rPr>
          <w:rFonts w:ascii="CMU Sans Serif" w:hAnsi="CMU Sans Serif" w:cs="CMU Sans Serif"/>
          <w:color w:val="000000" w:themeColor="text1"/>
          <w:sz w:val="20"/>
          <w:szCs w:val="20"/>
        </w:rPr>
        <w:t xml:space="preserve">Signalling becomes important in job markets where </w:t>
      </w:r>
      <w:r>
        <w:rPr>
          <w:rFonts w:ascii="CMU Sans Serif" w:hAnsi="CMU Sans Serif" w:cs="CMU Sans Serif"/>
          <w:color w:val="000000" w:themeColor="text1"/>
          <w:sz w:val="20"/>
          <w:szCs w:val="20"/>
        </w:rPr>
        <w:t>numerous employers compete to “</w:t>
      </w:r>
      <w:r w:rsidRPr="002D46C4">
        <w:rPr>
          <w:rFonts w:ascii="CMU Sans Serif" w:hAnsi="CMU Sans Serif" w:cs="CMU Sans Serif"/>
          <w:i/>
          <w:iCs/>
          <w:color w:val="000000" w:themeColor="text1"/>
          <w:sz w:val="20"/>
          <w:szCs w:val="20"/>
        </w:rPr>
        <w:t>increase</w:t>
      </w:r>
      <w:r>
        <w:rPr>
          <w:rFonts w:ascii="CMU Sans Serif" w:hAnsi="CMU Sans Serif" w:cs="CMU Sans Serif"/>
          <w:color w:val="000000" w:themeColor="text1"/>
          <w:sz w:val="20"/>
          <w:szCs w:val="20"/>
        </w:rPr>
        <w:t xml:space="preserve"> market share”</w:t>
      </w:r>
    </w:p>
    <w:p w14:paraId="71341182" w14:textId="77777777" w:rsidR="00811C16" w:rsidRDefault="00811C16" w:rsidP="00C6713D">
      <w:pPr>
        <w:pStyle w:val="ListParagraph"/>
        <w:numPr>
          <w:ilvl w:val="0"/>
          <w:numId w:val="9"/>
        </w:num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 xml:space="preserve">Importance of firm actions and </w:t>
      </w:r>
      <w:r w:rsidRPr="007F3DF9">
        <w:rPr>
          <w:rFonts w:ascii="CMU Sans Serif" w:hAnsi="CMU Sans Serif" w:cs="CMU Sans Serif"/>
          <w:b/>
          <w:bCs/>
          <w:color w:val="000000" w:themeColor="text1"/>
          <w:sz w:val="20"/>
          <w:szCs w:val="20"/>
        </w:rPr>
        <w:t>separating equilibrium</w:t>
      </w:r>
      <w:r>
        <w:rPr>
          <w:rFonts w:ascii="CMU Sans Serif" w:hAnsi="CMU Sans Serif" w:cs="CMU Sans Serif"/>
          <w:color w:val="000000" w:themeColor="text1"/>
          <w:sz w:val="20"/>
          <w:szCs w:val="20"/>
        </w:rPr>
        <w:t xml:space="preserve"> to this signalling dynamic</w:t>
      </w:r>
    </w:p>
    <w:p w14:paraId="3FF86452" w14:textId="028A9EFF" w:rsidR="002E5675" w:rsidRDefault="00811C16" w:rsidP="00C6713D">
      <w:pPr>
        <w:pStyle w:val="ListParagraph"/>
        <w:numPr>
          <w:ilvl w:val="0"/>
          <w:numId w:val="9"/>
        </w:num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The authors analyse HRM signalling on each firm’s website over a three-year period</w:t>
      </w:r>
    </w:p>
    <w:p w14:paraId="4335754C" w14:textId="77777777" w:rsidR="00C656AC" w:rsidRPr="00C656AC" w:rsidRDefault="00C656AC" w:rsidP="00C6713D">
      <w:pPr>
        <w:pStyle w:val="ListParagraph"/>
        <w:ind w:left="1080"/>
        <w:jc w:val="both"/>
        <w:rPr>
          <w:rFonts w:ascii="CMU Sans Serif" w:hAnsi="CMU Sans Serif" w:cs="CMU Sans Serif"/>
          <w:color w:val="000000" w:themeColor="text1"/>
          <w:sz w:val="20"/>
          <w:szCs w:val="20"/>
        </w:rPr>
      </w:pPr>
    </w:p>
    <w:p w14:paraId="763A3341" w14:textId="77777777" w:rsidR="00811C16" w:rsidRDefault="00811C16" w:rsidP="00C6713D">
      <w:pPr>
        <w:pStyle w:val="ListParagraph"/>
        <w:numPr>
          <w:ilvl w:val="0"/>
          <w:numId w:val="7"/>
        </w:numPr>
        <w:jc w:val="both"/>
        <w:rPr>
          <w:rFonts w:ascii="CMU Sans Serif" w:hAnsi="CMU Sans Serif" w:cs="CMU Sans Serif"/>
          <w:b/>
          <w:bCs/>
          <w:color w:val="000000" w:themeColor="text1"/>
          <w:sz w:val="20"/>
          <w:szCs w:val="20"/>
          <w:lang w:val="fr-FR"/>
        </w:rPr>
      </w:pPr>
      <w:r w:rsidRPr="00306312">
        <w:rPr>
          <w:rFonts w:ascii="CMU Sans Serif" w:hAnsi="CMU Sans Serif" w:cs="CMU Sans Serif"/>
          <w:b/>
          <w:bCs/>
          <w:color w:val="000000" w:themeColor="text1"/>
          <w:sz w:val="20"/>
          <w:szCs w:val="20"/>
          <w:lang w:val="fr-FR"/>
        </w:rPr>
        <w:t>Guest et.al. (2021) Empirical Ar</w:t>
      </w:r>
      <w:r>
        <w:rPr>
          <w:rFonts w:ascii="CMU Sans Serif" w:hAnsi="CMU Sans Serif" w:cs="CMU Sans Serif"/>
          <w:b/>
          <w:bCs/>
          <w:color w:val="000000" w:themeColor="text1"/>
          <w:sz w:val="20"/>
          <w:szCs w:val="20"/>
          <w:lang w:val="fr-FR"/>
        </w:rPr>
        <w:t>ticle</w:t>
      </w:r>
    </w:p>
    <w:p w14:paraId="31CD3B87" w14:textId="77777777" w:rsidR="00811C16" w:rsidRPr="000C5A8F" w:rsidRDefault="00811C16" w:rsidP="00C6713D">
      <w:pPr>
        <w:pStyle w:val="ListParagraph"/>
        <w:numPr>
          <w:ilvl w:val="0"/>
          <w:numId w:val="10"/>
        </w:numPr>
        <w:jc w:val="both"/>
        <w:rPr>
          <w:rFonts w:ascii="CMU Sans Serif" w:hAnsi="CMU Sans Serif" w:cs="CMU Sans Serif"/>
          <w:color w:val="000000" w:themeColor="text1"/>
          <w:sz w:val="20"/>
          <w:szCs w:val="20"/>
        </w:rPr>
      </w:pPr>
      <w:r w:rsidRPr="000C5A8F">
        <w:rPr>
          <w:rFonts w:ascii="CMU Sans Serif" w:hAnsi="CMU Sans Serif" w:cs="CMU Sans Serif"/>
          <w:color w:val="000000" w:themeColor="text1"/>
          <w:sz w:val="20"/>
          <w:szCs w:val="20"/>
        </w:rPr>
        <w:t>Studies staff in bank branches</w:t>
      </w:r>
    </w:p>
    <w:p w14:paraId="297167B6" w14:textId="77777777" w:rsidR="00811C16" w:rsidRPr="00DC27CB" w:rsidRDefault="00811C16" w:rsidP="00C6713D">
      <w:pPr>
        <w:pStyle w:val="ListParagraph"/>
        <w:numPr>
          <w:ilvl w:val="0"/>
          <w:numId w:val="10"/>
        </w:numPr>
        <w:jc w:val="both"/>
        <w:rPr>
          <w:rFonts w:ascii="CMU Sans Serif" w:hAnsi="CMU Sans Serif" w:cs="CMU Sans Serif"/>
          <w:b/>
          <w:bCs/>
          <w:color w:val="000000" w:themeColor="text1"/>
          <w:sz w:val="20"/>
          <w:szCs w:val="20"/>
        </w:rPr>
      </w:pPr>
      <w:r w:rsidRPr="001330B7">
        <w:rPr>
          <w:rFonts w:ascii="CMU Sans Serif" w:hAnsi="CMU Sans Serif" w:cs="CMU Sans Serif"/>
          <w:color w:val="000000" w:themeColor="text1"/>
          <w:sz w:val="20"/>
          <w:szCs w:val="20"/>
        </w:rPr>
        <w:t>Defines signalling theory as</w:t>
      </w:r>
      <w:r>
        <w:rPr>
          <w:rFonts w:ascii="CMU Sans Serif" w:hAnsi="CMU Sans Serif" w:cs="CMU Sans Serif"/>
          <w:color w:val="000000" w:themeColor="text1"/>
          <w:sz w:val="20"/>
          <w:szCs w:val="20"/>
        </w:rPr>
        <w:t xml:space="preserve"> “communication by and within an organisation”</w:t>
      </w:r>
    </w:p>
    <w:p w14:paraId="231F09B8" w14:textId="7F6958CD" w:rsidR="00DC27CB" w:rsidRPr="001330B7" w:rsidRDefault="00DC27CB" w:rsidP="00C6713D">
      <w:pPr>
        <w:pStyle w:val="ListParagraph"/>
        <w:numPr>
          <w:ilvl w:val="1"/>
          <w:numId w:val="10"/>
        </w:numPr>
        <w:jc w:val="both"/>
        <w:rPr>
          <w:rFonts w:ascii="CMU Sans Serif" w:hAnsi="CMU Sans Serif" w:cs="CMU Sans Serif"/>
          <w:b/>
          <w:bCs/>
          <w:color w:val="000000" w:themeColor="text1"/>
          <w:sz w:val="20"/>
          <w:szCs w:val="20"/>
        </w:rPr>
      </w:pPr>
      <w:r>
        <w:rPr>
          <w:rFonts w:ascii="CMU Sans Serif" w:hAnsi="CMU Sans Serif" w:cs="CMU Sans Serif"/>
          <w:color w:val="000000" w:themeColor="text1"/>
          <w:sz w:val="20"/>
          <w:szCs w:val="20"/>
        </w:rPr>
        <w:t xml:space="preserve">In contrast to </w:t>
      </w:r>
      <w:r w:rsidR="00E15F08">
        <w:rPr>
          <w:rFonts w:ascii="CMU Sans Serif" w:hAnsi="CMU Sans Serif" w:cs="CMU Sans Serif"/>
          <w:color w:val="000000" w:themeColor="text1"/>
          <w:sz w:val="20"/>
          <w:szCs w:val="20"/>
        </w:rPr>
        <w:t>evidence from Laker</w:t>
      </w:r>
      <w:r>
        <w:rPr>
          <w:rFonts w:ascii="CMU Sans Serif" w:hAnsi="CMU Sans Serif" w:cs="CMU Sans Serif"/>
          <w:color w:val="000000" w:themeColor="text1"/>
          <w:sz w:val="20"/>
          <w:szCs w:val="20"/>
        </w:rPr>
        <w:t xml:space="preserve"> </w:t>
      </w:r>
      <w:r w:rsidRPr="00DC27CB">
        <w:rPr>
          <w:rFonts w:ascii="CMU Sans Serif" w:hAnsi="CMU Sans Serif" w:cs="CMU Sans Serif"/>
          <w:i/>
          <w:iCs/>
          <w:color w:val="000000" w:themeColor="text1"/>
          <w:sz w:val="20"/>
          <w:szCs w:val="20"/>
        </w:rPr>
        <w:t>et. al.</w:t>
      </w:r>
      <w:r>
        <w:rPr>
          <w:rFonts w:ascii="CMU Sans Serif" w:hAnsi="CMU Sans Serif" w:cs="CMU Sans Serif"/>
          <w:color w:val="000000" w:themeColor="text1"/>
          <w:sz w:val="20"/>
          <w:szCs w:val="20"/>
        </w:rPr>
        <w:t xml:space="preserve"> (2025)</w:t>
      </w:r>
    </w:p>
    <w:p w14:paraId="7EA47765" w14:textId="77777777" w:rsidR="00811C16" w:rsidRPr="007B03BC" w:rsidRDefault="00811C16" w:rsidP="00C6713D">
      <w:pPr>
        <w:pStyle w:val="ListParagraph"/>
        <w:numPr>
          <w:ilvl w:val="0"/>
          <w:numId w:val="10"/>
        </w:numPr>
        <w:jc w:val="both"/>
        <w:rPr>
          <w:rFonts w:ascii="CMU Sans Serif" w:hAnsi="CMU Sans Serif" w:cs="CMU Sans Serif"/>
          <w:b/>
          <w:bCs/>
          <w:color w:val="000000" w:themeColor="text1"/>
          <w:sz w:val="20"/>
          <w:szCs w:val="20"/>
        </w:rPr>
      </w:pPr>
      <w:r>
        <w:rPr>
          <w:rFonts w:ascii="CMU Sans Serif" w:hAnsi="CMU Sans Serif" w:cs="CMU Sans Serif"/>
          <w:color w:val="000000" w:themeColor="text1"/>
          <w:sz w:val="20"/>
          <w:szCs w:val="20"/>
        </w:rPr>
        <w:t>Cites Bowen and Ostroff (2004) as part of an integrated framework to study attribution theory</w:t>
      </w:r>
    </w:p>
    <w:p w14:paraId="06856C6F" w14:textId="77777777" w:rsidR="00811C16" w:rsidRPr="00BA31AF" w:rsidRDefault="00811C16" w:rsidP="00C6713D">
      <w:pPr>
        <w:pStyle w:val="ListParagraph"/>
        <w:numPr>
          <w:ilvl w:val="0"/>
          <w:numId w:val="10"/>
        </w:numPr>
        <w:jc w:val="both"/>
        <w:rPr>
          <w:rFonts w:ascii="CMU Sans Serif" w:hAnsi="CMU Sans Serif" w:cs="CMU Sans Serif"/>
          <w:b/>
          <w:bCs/>
          <w:color w:val="000000" w:themeColor="text1"/>
          <w:sz w:val="20"/>
          <w:szCs w:val="20"/>
        </w:rPr>
      </w:pPr>
      <w:r>
        <w:rPr>
          <w:rFonts w:ascii="CMU Sans Serif" w:hAnsi="CMU Sans Serif" w:cs="CMU Sans Serif"/>
          <w:color w:val="000000" w:themeColor="text1"/>
          <w:sz w:val="20"/>
          <w:szCs w:val="20"/>
        </w:rPr>
        <w:t>Concludes that signalling theory is to be viewed as a “</w:t>
      </w:r>
      <w:r w:rsidRPr="007F3DF9">
        <w:rPr>
          <w:rFonts w:ascii="CMU Sans Serif" w:hAnsi="CMU Sans Serif" w:cs="CMU Sans Serif"/>
          <w:i/>
          <w:iCs/>
          <w:color w:val="000000" w:themeColor="text1"/>
          <w:sz w:val="20"/>
          <w:szCs w:val="20"/>
        </w:rPr>
        <w:t>distinctive</w:t>
      </w:r>
      <w:r>
        <w:rPr>
          <w:rFonts w:ascii="CMU Sans Serif" w:hAnsi="CMU Sans Serif" w:cs="CMU Sans Serif"/>
          <w:color w:val="000000" w:themeColor="text1"/>
          <w:sz w:val="20"/>
          <w:szCs w:val="20"/>
        </w:rPr>
        <w:t>” approach to the HRM process</w:t>
      </w:r>
    </w:p>
    <w:p w14:paraId="10FBEF51" w14:textId="77777777" w:rsidR="005E7A2F" w:rsidRPr="005E7A2F" w:rsidRDefault="00811C16" w:rsidP="00C6713D">
      <w:pPr>
        <w:pStyle w:val="ListParagraph"/>
        <w:numPr>
          <w:ilvl w:val="0"/>
          <w:numId w:val="10"/>
        </w:numPr>
        <w:jc w:val="both"/>
        <w:rPr>
          <w:rFonts w:ascii="CMU Sans Serif" w:hAnsi="CMU Sans Serif" w:cs="CMU Sans Serif"/>
          <w:b/>
          <w:bCs/>
          <w:color w:val="000000" w:themeColor="text1"/>
          <w:sz w:val="20"/>
          <w:szCs w:val="20"/>
        </w:rPr>
      </w:pPr>
      <w:r>
        <w:rPr>
          <w:rFonts w:ascii="CMU Sans Serif" w:hAnsi="CMU Sans Serif" w:cs="CMU Sans Serif"/>
          <w:color w:val="000000" w:themeColor="text1"/>
          <w:sz w:val="20"/>
          <w:szCs w:val="20"/>
        </w:rPr>
        <w:lastRenderedPageBreak/>
        <w:t xml:space="preserve">Acknowledges limitations of cross-sectional methodology and calls for </w:t>
      </w:r>
      <w:r w:rsidRPr="007F3DF9">
        <w:rPr>
          <w:rFonts w:ascii="CMU Sans Serif" w:hAnsi="CMU Sans Serif" w:cs="CMU Sans Serif"/>
          <w:color w:val="000000" w:themeColor="text1"/>
          <w:sz w:val="20"/>
          <w:szCs w:val="20"/>
          <w:u w:val="single"/>
        </w:rPr>
        <w:t>longitudinal approaches</w:t>
      </w:r>
    </w:p>
    <w:p w14:paraId="35FD2A4D" w14:textId="23BFD285" w:rsidR="00811C16" w:rsidRPr="005E7A2F" w:rsidRDefault="00811C16" w:rsidP="00C6713D">
      <w:pPr>
        <w:pStyle w:val="ListParagraph"/>
        <w:numPr>
          <w:ilvl w:val="1"/>
          <w:numId w:val="10"/>
        </w:numPr>
        <w:jc w:val="both"/>
        <w:rPr>
          <w:rFonts w:ascii="CMU Sans Serif" w:hAnsi="CMU Sans Serif" w:cs="CMU Sans Serif"/>
          <w:b/>
          <w:bCs/>
          <w:color w:val="000000" w:themeColor="text1"/>
          <w:sz w:val="20"/>
          <w:szCs w:val="20"/>
        </w:rPr>
      </w:pPr>
      <w:r w:rsidRPr="005E7A2F">
        <w:rPr>
          <w:rFonts w:ascii="CMU Sans Serif" w:hAnsi="CMU Sans Serif" w:cs="CMU Sans Serif"/>
          <w:b/>
          <w:bCs/>
          <w:color w:val="000000" w:themeColor="text1"/>
          <w:sz w:val="20"/>
          <w:szCs w:val="20"/>
        </w:rPr>
        <w:t>Bowen and Ostroff (2004)</w:t>
      </w:r>
    </w:p>
    <w:p w14:paraId="4C4C9F72" w14:textId="77777777" w:rsidR="00811C16" w:rsidRDefault="00811C16" w:rsidP="00C6713D">
      <w:pPr>
        <w:pStyle w:val="ListParagraph"/>
        <w:numPr>
          <w:ilvl w:val="0"/>
          <w:numId w:val="11"/>
        </w:numPr>
        <w:jc w:val="both"/>
        <w:rPr>
          <w:rFonts w:ascii="CMU Sans Serif" w:hAnsi="CMU Sans Serif" w:cs="CMU Sans Serif"/>
          <w:color w:val="000000" w:themeColor="text1"/>
          <w:sz w:val="20"/>
          <w:szCs w:val="20"/>
        </w:rPr>
      </w:pPr>
      <w:r w:rsidRPr="00825A58">
        <w:rPr>
          <w:rFonts w:ascii="CMU Sans Serif" w:hAnsi="CMU Sans Serif" w:cs="CMU Sans Serif"/>
          <w:color w:val="000000" w:themeColor="text1"/>
          <w:sz w:val="20"/>
          <w:szCs w:val="20"/>
        </w:rPr>
        <w:t xml:space="preserve">Touches on </w:t>
      </w:r>
      <w:r w:rsidRPr="00825A58">
        <w:rPr>
          <w:rFonts w:ascii="CMU Sans Serif" w:hAnsi="CMU Sans Serif" w:cs="CMU Sans Serif"/>
          <w:color w:val="000000" w:themeColor="text1"/>
          <w:sz w:val="20"/>
          <w:szCs w:val="20"/>
          <w:u w:val="single"/>
        </w:rPr>
        <w:t>multi-level relationships</w:t>
      </w:r>
      <w:r>
        <w:rPr>
          <w:rFonts w:ascii="CMU Sans Serif" w:hAnsi="CMU Sans Serif" w:cs="CMU Sans Serif"/>
          <w:color w:val="000000" w:themeColor="text1"/>
          <w:sz w:val="20"/>
          <w:szCs w:val="20"/>
        </w:rPr>
        <w:t xml:space="preserve"> between HRM and organisational performance through psychological “climate”</w:t>
      </w:r>
      <w:r>
        <w:rPr>
          <w:rStyle w:val="FootnoteReference"/>
          <w:rFonts w:ascii="CMU Sans Serif" w:hAnsi="CMU Sans Serif" w:cs="CMU Sans Serif"/>
          <w:color w:val="000000" w:themeColor="text1"/>
          <w:sz w:val="20"/>
          <w:szCs w:val="20"/>
        </w:rPr>
        <w:footnoteReference w:id="3"/>
      </w:r>
      <w:r>
        <w:rPr>
          <w:rFonts w:ascii="CMU Sans Serif" w:hAnsi="CMU Sans Serif" w:cs="CMU Sans Serif"/>
          <w:color w:val="000000" w:themeColor="text1"/>
          <w:sz w:val="20"/>
          <w:szCs w:val="20"/>
        </w:rPr>
        <w:t xml:space="preserve"> and organisational sensemaking (a design thinking principle). (p.205)</w:t>
      </w:r>
    </w:p>
    <w:p w14:paraId="328DB03B" w14:textId="77777777" w:rsidR="00811C16" w:rsidRDefault="00811C16" w:rsidP="00C6713D">
      <w:pPr>
        <w:pStyle w:val="ListParagraph"/>
        <w:numPr>
          <w:ilvl w:val="0"/>
          <w:numId w:val="11"/>
        </w:numPr>
        <w:jc w:val="both"/>
        <w:rPr>
          <w:rFonts w:ascii="CMU Sans Serif" w:hAnsi="CMU Sans Serif" w:cs="CMU Sans Serif"/>
          <w:color w:val="000000" w:themeColor="text1"/>
          <w:sz w:val="20"/>
          <w:szCs w:val="20"/>
        </w:rPr>
      </w:pPr>
      <w:r w:rsidRPr="00633D13">
        <w:rPr>
          <w:rFonts w:ascii="CMU Sans Serif" w:hAnsi="CMU Sans Serif" w:cs="CMU Sans Serif"/>
          <w:color w:val="000000" w:themeColor="text1"/>
          <w:sz w:val="20"/>
          <w:szCs w:val="20"/>
        </w:rPr>
        <w:t xml:space="preserve">Highlights the additional importance of </w:t>
      </w:r>
      <w:r>
        <w:rPr>
          <w:rFonts w:ascii="CMU Sans Serif" w:hAnsi="CMU Sans Serif" w:cs="CMU Sans Serif"/>
          <w:color w:val="000000" w:themeColor="text1"/>
          <w:sz w:val="20"/>
          <w:szCs w:val="20"/>
        </w:rPr>
        <w:t>“</w:t>
      </w:r>
      <w:r w:rsidRPr="00633D13">
        <w:rPr>
          <w:rFonts w:ascii="CMU Sans Serif" w:hAnsi="CMU Sans Serif" w:cs="CMU Sans Serif"/>
          <w:color w:val="000000" w:themeColor="text1"/>
          <w:sz w:val="20"/>
          <w:szCs w:val="20"/>
        </w:rPr>
        <w:t>social context theory</w:t>
      </w:r>
      <w:r>
        <w:rPr>
          <w:rFonts w:ascii="CMU Sans Serif" w:hAnsi="CMU Sans Serif" w:cs="CMU Sans Serif"/>
          <w:color w:val="000000" w:themeColor="text1"/>
          <w:sz w:val="20"/>
          <w:szCs w:val="20"/>
        </w:rPr>
        <w:t>”</w:t>
      </w:r>
    </w:p>
    <w:p w14:paraId="00AE9CC8" w14:textId="77777777" w:rsidR="00811C16" w:rsidRDefault="00811C16" w:rsidP="00C6713D">
      <w:pPr>
        <w:pStyle w:val="ListParagraph"/>
        <w:numPr>
          <w:ilvl w:val="0"/>
          <w:numId w:val="11"/>
        </w:num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Formal roles are defined by organisational systems and “maintenance subsystems”</w:t>
      </w:r>
    </w:p>
    <w:p w14:paraId="34D9AC38" w14:textId="31D31753" w:rsidR="00D56D87" w:rsidRPr="005E7A2F" w:rsidRDefault="00811C16" w:rsidP="00C6713D">
      <w:pPr>
        <w:pStyle w:val="ListParagraph"/>
        <w:numPr>
          <w:ilvl w:val="0"/>
          <w:numId w:val="11"/>
        </w:numPr>
        <w:jc w:val="both"/>
        <w:rPr>
          <w:rFonts w:ascii="CMU Sans Serif" w:hAnsi="CMU Sans Serif" w:cs="CMU Sans Serif"/>
          <w:color w:val="000000" w:themeColor="text1"/>
          <w:sz w:val="20"/>
          <w:szCs w:val="20"/>
        </w:rPr>
      </w:pPr>
      <w:r w:rsidRPr="007F3DF9">
        <w:rPr>
          <w:rFonts w:ascii="CMU Sans Serif" w:hAnsi="CMU Sans Serif" w:cs="CMU Sans Serif"/>
          <w:b/>
          <w:bCs/>
          <w:color w:val="000000" w:themeColor="text1"/>
          <w:sz w:val="20"/>
          <w:szCs w:val="20"/>
        </w:rPr>
        <w:t>Distinctiveness</w:t>
      </w:r>
      <w:r>
        <w:rPr>
          <w:rFonts w:ascii="CMU Sans Serif" w:hAnsi="CMU Sans Serif" w:cs="CMU Sans Serif"/>
          <w:color w:val="000000" w:themeColor="text1"/>
          <w:sz w:val="20"/>
          <w:szCs w:val="20"/>
        </w:rPr>
        <w:t>: “Visibility, Understandability, Legitimacy of authority and Relevance”</w:t>
      </w:r>
    </w:p>
    <w:p w14:paraId="0715CB31" w14:textId="05BD10E0" w:rsidR="00C656AC" w:rsidRPr="002D46C4" w:rsidRDefault="009E2038" w:rsidP="00C6713D">
      <w:pPr>
        <w:pStyle w:val="Heading2"/>
        <w:contextualSpacing/>
        <w:jc w:val="both"/>
        <w:rPr>
          <w:rFonts w:ascii="CMU Sans Serif" w:hAnsi="CMU Sans Serif" w:cs="CMU Sans Serif"/>
          <w:color w:val="000000" w:themeColor="text1"/>
        </w:rPr>
      </w:pPr>
      <w:bookmarkStart w:id="256" w:name="_Toc219130667"/>
      <w:r>
        <w:rPr>
          <w:rStyle w:val="Strong"/>
          <w:rFonts w:ascii="CMU Sans Serif" w:hAnsi="CMU Sans Serif" w:cs="CMU Sans Serif"/>
          <w:b w:val="0"/>
          <w:bCs w:val="0"/>
          <w:color w:val="000000" w:themeColor="text1"/>
        </w:rPr>
        <w:t xml:space="preserve">10 </w:t>
      </w:r>
      <w:r w:rsidR="00C656AC" w:rsidRPr="002D46C4">
        <w:rPr>
          <w:rStyle w:val="Strong"/>
          <w:rFonts w:ascii="CMU Sans Serif" w:hAnsi="CMU Sans Serif" w:cs="CMU Sans Serif"/>
          <w:b w:val="0"/>
          <w:bCs w:val="0"/>
          <w:color w:val="000000" w:themeColor="text1"/>
        </w:rPr>
        <w:t xml:space="preserve">Explicating my Literature Review </w:t>
      </w:r>
      <w:r w:rsidR="00C656AC">
        <w:rPr>
          <w:rStyle w:val="Strong"/>
          <w:rFonts w:ascii="CMU Sans Serif" w:hAnsi="CMU Sans Serif" w:cs="CMU Sans Serif"/>
          <w:b w:val="0"/>
          <w:bCs w:val="0"/>
          <w:color w:val="000000" w:themeColor="text1"/>
        </w:rPr>
        <w:t>3 – Recruitment &amp; Selection</w:t>
      </w:r>
      <w:bookmarkEnd w:id="256"/>
    </w:p>
    <w:p w14:paraId="045CCADA" w14:textId="30D53395" w:rsidR="005D0AD3" w:rsidRDefault="005D0AD3" w:rsidP="00C6713D">
      <w:pPr>
        <w:jc w:val="both"/>
        <w:rPr>
          <w:rFonts w:ascii="CMU Sans Serif" w:hAnsi="CMU Sans Serif" w:cs="CMU Sans Serif"/>
          <w:sz w:val="20"/>
          <w:szCs w:val="20"/>
        </w:rPr>
      </w:pPr>
      <w:r w:rsidRPr="005D0AD3">
        <w:rPr>
          <w:rFonts w:ascii="CMU Sans Serif" w:hAnsi="CMU Sans Serif" w:cs="CMU Sans Serif"/>
          <w:b/>
          <w:bCs/>
          <w:sz w:val="20"/>
          <w:szCs w:val="20"/>
        </w:rPr>
        <w:t xml:space="preserve">Key question: </w:t>
      </w:r>
      <w:r w:rsidR="00025340" w:rsidRPr="00025340">
        <w:rPr>
          <w:rFonts w:ascii="CMU Sans Serif" w:hAnsi="CMU Sans Serif" w:cs="CMU Sans Serif"/>
          <w:sz w:val="20"/>
          <w:szCs w:val="20"/>
        </w:rPr>
        <w:t xml:space="preserve">In a separating </w:t>
      </w:r>
      <w:r w:rsidR="00025340">
        <w:rPr>
          <w:rFonts w:ascii="CMU Sans Serif" w:hAnsi="CMU Sans Serif" w:cs="CMU Sans Serif"/>
          <w:sz w:val="20"/>
          <w:szCs w:val="20"/>
        </w:rPr>
        <w:t>equilibrium, that is, in a sub-game perfect Bayesian repeated game with known payoffs, and standard assumptions (</w:t>
      </w:r>
      <w:r w:rsidR="00C6713D">
        <w:rPr>
          <w:rFonts w:ascii="CMU Sans Serif" w:hAnsi="CMU Sans Serif" w:cs="CMU Sans Serif"/>
          <w:sz w:val="20"/>
          <w:szCs w:val="20"/>
        </w:rPr>
        <w:t>complete information and perfect monitoring), how do employers navigate a many-to-one “lottery” scenario, using the offered wage as signals as navigating mechanisms?</w:t>
      </w:r>
    </w:p>
    <w:p w14:paraId="5935F743" w14:textId="178F93B5" w:rsidR="007D29FF" w:rsidDel="00490A56" w:rsidRDefault="001502F6" w:rsidP="007D29FF">
      <w:pPr>
        <w:pStyle w:val="ListParagraph"/>
        <w:numPr>
          <w:ilvl w:val="0"/>
          <w:numId w:val="15"/>
        </w:numPr>
        <w:jc w:val="both"/>
        <w:rPr>
          <w:del w:id="257" w:author="Alfred Anate Bodurin Mayaki" w:date="2026-01-12T17:02:00Z" w16du:dateUtc="2026-01-12T17:02:00Z"/>
          <w:rFonts w:ascii="CMU Sans Serif" w:hAnsi="CMU Sans Serif" w:cs="CMU Sans Serif"/>
          <w:sz w:val="20"/>
          <w:szCs w:val="20"/>
        </w:rPr>
      </w:pPr>
      <w:r>
        <w:rPr>
          <w:rFonts w:ascii="CMU Sans Serif" w:hAnsi="CMU Sans Serif" w:cs="CMU Sans Serif"/>
          <w:sz w:val="20"/>
          <w:szCs w:val="20"/>
        </w:rPr>
        <w:t>Coles &amp; Treble (1993; 1996)</w:t>
      </w:r>
      <w:r w:rsidR="001645F5">
        <w:rPr>
          <w:rFonts w:ascii="CMU Sans Serif" w:hAnsi="CMU Sans Serif" w:cs="CMU Sans Serif"/>
          <w:sz w:val="20"/>
          <w:szCs w:val="20"/>
        </w:rPr>
        <w:t xml:space="preserve"> are some of the key seminal works on the dynamics faced by the employer and the behaviour of the employer when faced with uncertainty.</w:t>
      </w:r>
    </w:p>
    <w:p w14:paraId="16102FE5" w14:textId="77777777" w:rsidR="00490A56" w:rsidRDefault="00490A56" w:rsidP="00490A56">
      <w:pPr>
        <w:pStyle w:val="ListParagraph"/>
        <w:numPr>
          <w:ilvl w:val="0"/>
          <w:numId w:val="15"/>
        </w:numPr>
        <w:jc w:val="both"/>
        <w:rPr>
          <w:ins w:id="258" w:author="Alfred Anate Bodurin Mayaki" w:date="2026-01-12T17:02:00Z" w16du:dateUtc="2026-01-12T17:02:00Z"/>
          <w:rFonts w:ascii="CMU Sans Serif" w:hAnsi="CMU Sans Serif" w:cs="CMU Sans Serif"/>
          <w:sz w:val="20"/>
          <w:szCs w:val="20"/>
        </w:rPr>
      </w:pPr>
    </w:p>
    <w:p w14:paraId="5CF33536" w14:textId="6970AF0A" w:rsidR="001502F6" w:rsidRPr="00490A56" w:rsidRDefault="00490A56">
      <w:pPr>
        <w:pStyle w:val="ListParagraph"/>
        <w:numPr>
          <w:ilvl w:val="0"/>
          <w:numId w:val="15"/>
        </w:numPr>
        <w:jc w:val="both"/>
        <w:rPr>
          <w:rFonts w:ascii="CMU Sans Serif" w:hAnsi="CMU Sans Serif" w:cs="CMU Sans Serif"/>
          <w:sz w:val="20"/>
          <w:szCs w:val="20"/>
          <w:rPrChange w:id="259" w:author="Alfred Anate Bodurin Mayaki" w:date="2026-01-12T17:02:00Z" w16du:dateUtc="2026-01-12T17:02:00Z">
            <w:rPr/>
          </w:rPrChange>
        </w:rPr>
        <w:pPrChange w:id="260" w:author="Alfred Anate Bodurin Mayaki" w:date="2026-01-12T17:02:00Z" w16du:dateUtc="2026-01-12T17:02:00Z">
          <w:pPr>
            <w:pStyle w:val="ListParagraph"/>
            <w:numPr>
              <w:numId w:val="16"/>
            </w:numPr>
            <w:ind w:left="1080" w:hanging="360"/>
            <w:jc w:val="both"/>
          </w:pPr>
        </w:pPrChange>
      </w:pPr>
      <w:ins w:id="261" w:author="Alfred Anate Bodurin Mayaki" w:date="2026-01-12T17:02:00Z" w16du:dateUtc="2026-01-12T17:02:00Z">
        <w:r>
          <w:rPr>
            <w:rFonts w:ascii="CMU Sans Serif" w:hAnsi="CMU Sans Serif" w:cs="CMU Sans Serif"/>
            <w:sz w:val="20"/>
            <w:szCs w:val="20"/>
          </w:rPr>
          <w:t>TBC</w:t>
        </w:r>
      </w:ins>
    </w:p>
    <w:p w14:paraId="38B08835" w14:textId="0FD96FCE" w:rsidR="000F7BCF" w:rsidRPr="002D46C4" w:rsidRDefault="000F7BCF" w:rsidP="000F7BCF">
      <w:pPr>
        <w:pStyle w:val="Heading2"/>
        <w:contextualSpacing/>
        <w:jc w:val="both"/>
        <w:rPr>
          <w:rStyle w:val="Strong"/>
          <w:rFonts w:ascii="CMU Sans Serif" w:hAnsi="CMU Sans Serif" w:cs="CMU Sans Serif"/>
          <w:b w:val="0"/>
          <w:bCs w:val="0"/>
          <w:color w:val="000000" w:themeColor="text1"/>
        </w:rPr>
      </w:pPr>
      <w:bookmarkStart w:id="262" w:name="_Toc219130668"/>
      <w:r>
        <w:rPr>
          <w:rStyle w:val="Strong"/>
          <w:rFonts w:ascii="CMU Sans Serif" w:hAnsi="CMU Sans Serif" w:cs="CMU Sans Serif"/>
          <w:b w:val="0"/>
          <w:bCs w:val="0"/>
          <w:color w:val="000000" w:themeColor="text1"/>
        </w:rPr>
        <w:t>11 Journal of Economic Literature (JEL) Classification</w:t>
      </w:r>
      <w:bookmarkEnd w:id="262"/>
    </w:p>
    <w:p w14:paraId="4E6D2FE3" w14:textId="5205EEAD" w:rsidR="002471B8" w:rsidRDefault="009139D6" w:rsidP="00C6713D">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 xml:space="preserve">To navigate the literature, </w:t>
      </w:r>
      <w:r w:rsidR="000F7BCF">
        <w:rPr>
          <w:rFonts w:ascii="CMU Sans Serif" w:hAnsi="CMU Sans Serif" w:cs="CMU Sans Serif"/>
          <w:color w:val="000000" w:themeColor="text1"/>
          <w:sz w:val="20"/>
          <w:szCs w:val="20"/>
        </w:rPr>
        <w:t xml:space="preserve">I shall be using </w:t>
      </w:r>
      <w:r w:rsidR="002471B8">
        <w:rPr>
          <w:rFonts w:ascii="CMU Sans Serif" w:hAnsi="CMU Sans Serif" w:cs="CMU Sans Serif"/>
          <w:color w:val="000000" w:themeColor="text1"/>
          <w:sz w:val="20"/>
          <w:szCs w:val="20"/>
        </w:rPr>
        <w:t>several</w:t>
      </w:r>
      <w:r w:rsidR="000F7BCF">
        <w:rPr>
          <w:rFonts w:ascii="CMU Sans Serif" w:hAnsi="CMU Sans Serif" w:cs="CMU Sans Serif"/>
          <w:color w:val="000000" w:themeColor="text1"/>
          <w:sz w:val="20"/>
          <w:szCs w:val="20"/>
        </w:rPr>
        <w:t xml:space="preserve"> JEL code</w:t>
      </w:r>
      <w:r w:rsidR="002471B8">
        <w:rPr>
          <w:rFonts w:ascii="CMU Sans Serif" w:hAnsi="CMU Sans Serif" w:cs="CMU Sans Serif"/>
          <w:color w:val="000000" w:themeColor="text1"/>
          <w:sz w:val="20"/>
          <w:szCs w:val="20"/>
        </w:rPr>
        <w:t>s</w:t>
      </w:r>
      <w:r w:rsidR="000F7BCF">
        <w:rPr>
          <w:rFonts w:ascii="CMU Sans Serif" w:hAnsi="CMU Sans Serif" w:cs="CMU Sans Serif"/>
          <w:color w:val="000000" w:themeColor="text1"/>
          <w:sz w:val="20"/>
          <w:szCs w:val="20"/>
        </w:rPr>
        <w:t xml:space="preserve"> to classify my MSc in HRM dissertation, </w:t>
      </w:r>
      <w:r w:rsidR="002471B8">
        <w:rPr>
          <w:rFonts w:ascii="CMU Sans Serif" w:hAnsi="CMU Sans Serif" w:cs="CMU Sans Serif"/>
          <w:color w:val="000000" w:themeColor="text1"/>
          <w:sz w:val="20"/>
          <w:szCs w:val="20"/>
        </w:rPr>
        <w:t>these</w:t>
      </w:r>
      <w:r w:rsidR="0064645C">
        <w:rPr>
          <w:rFonts w:ascii="CMU Sans Serif" w:hAnsi="CMU Sans Serif" w:cs="CMU Sans Serif"/>
          <w:color w:val="000000" w:themeColor="text1"/>
          <w:sz w:val="20"/>
          <w:szCs w:val="20"/>
        </w:rPr>
        <w:t xml:space="preserve"> </w:t>
      </w:r>
      <w:r w:rsidR="000F7BCF">
        <w:rPr>
          <w:rFonts w:ascii="CMU Sans Serif" w:hAnsi="CMU Sans Serif" w:cs="CMU Sans Serif"/>
          <w:color w:val="000000" w:themeColor="text1"/>
          <w:sz w:val="20"/>
          <w:szCs w:val="20"/>
        </w:rPr>
        <w:t>code</w:t>
      </w:r>
      <w:r w:rsidR="002471B8">
        <w:rPr>
          <w:rFonts w:ascii="CMU Sans Serif" w:hAnsi="CMU Sans Serif" w:cs="CMU Sans Serif"/>
          <w:color w:val="000000" w:themeColor="text1"/>
          <w:sz w:val="20"/>
          <w:szCs w:val="20"/>
        </w:rPr>
        <w:t>s are</w:t>
      </w:r>
      <w:r w:rsidR="00633E2D">
        <w:rPr>
          <w:rFonts w:ascii="CMU Sans Serif" w:hAnsi="CMU Sans Serif" w:cs="CMU Sans Serif"/>
          <w:color w:val="000000" w:themeColor="text1"/>
          <w:sz w:val="20"/>
          <w:szCs w:val="20"/>
        </w:rPr>
        <w:t>:</w:t>
      </w:r>
    </w:p>
    <w:tbl>
      <w:tblPr>
        <w:tblStyle w:val="PlainTable3"/>
        <w:tblW w:w="0" w:type="auto"/>
        <w:tblLook w:val="04A0" w:firstRow="1" w:lastRow="0" w:firstColumn="1" w:lastColumn="0" w:noHBand="0" w:noVBand="1"/>
      </w:tblPr>
      <w:tblGrid>
        <w:gridCol w:w="1560"/>
        <w:gridCol w:w="7207"/>
        <w:gridCol w:w="249"/>
      </w:tblGrid>
      <w:tr w:rsidR="002471B8" w14:paraId="2EE7ECCB" w14:textId="77777777" w:rsidTr="00890F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0206FE8B" w14:textId="3B05EE07" w:rsidR="002471B8" w:rsidRDefault="002471B8" w:rsidP="00C6713D">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JEL Code</w:t>
            </w:r>
          </w:p>
        </w:tc>
        <w:tc>
          <w:tcPr>
            <w:tcW w:w="7207" w:type="dxa"/>
          </w:tcPr>
          <w:p w14:paraId="615FB9D0" w14:textId="229F9ECC" w:rsidR="002471B8" w:rsidRDefault="00351BDA" w:rsidP="00C6713D">
            <w:pPr>
              <w:jc w:val="both"/>
              <w:cnfStyle w:val="100000000000" w:firstRow="1"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Primary</w:t>
            </w:r>
            <w:r w:rsidR="00A221BF">
              <w:rPr>
                <w:rFonts w:ascii="CMU Sans Serif" w:hAnsi="CMU Sans Serif" w:cs="CMU Sans Serif"/>
                <w:color w:val="000000" w:themeColor="text1"/>
                <w:sz w:val="20"/>
                <w:szCs w:val="20"/>
              </w:rPr>
              <w:t xml:space="preserve">/SECONDARY </w:t>
            </w:r>
            <w:r w:rsidR="002471B8">
              <w:rPr>
                <w:rFonts w:ascii="CMU Sans Serif" w:hAnsi="CMU Sans Serif" w:cs="CMU Sans Serif"/>
                <w:color w:val="000000" w:themeColor="text1"/>
                <w:sz w:val="20"/>
                <w:szCs w:val="20"/>
              </w:rPr>
              <w:t>Categor</w:t>
            </w:r>
            <w:r w:rsidR="00A221BF">
              <w:rPr>
                <w:rFonts w:ascii="CMU Sans Serif" w:hAnsi="CMU Sans Serif" w:cs="CMU Sans Serif"/>
                <w:color w:val="000000" w:themeColor="text1"/>
                <w:sz w:val="20"/>
                <w:szCs w:val="20"/>
              </w:rPr>
              <w:t>IES</w:t>
            </w:r>
          </w:p>
        </w:tc>
        <w:tc>
          <w:tcPr>
            <w:tcW w:w="249" w:type="dxa"/>
          </w:tcPr>
          <w:p w14:paraId="30685DEC" w14:textId="77777777" w:rsidR="002471B8" w:rsidRDefault="002471B8" w:rsidP="00C6713D">
            <w:pPr>
              <w:jc w:val="both"/>
              <w:cnfStyle w:val="100000000000" w:firstRow="1"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p>
        </w:tc>
      </w:tr>
      <w:tr w:rsidR="002471B8" w14:paraId="11F9D24C"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273FB38" w14:textId="2EF41109" w:rsidR="002471B8" w:rsidRDefault="002471B8" w:rsidP="00C6713D">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J24</w:t>
            </w:r>
          </w:p>
        </w:tc>
        <w:tc>
          <w:tcPr>
            <w:tcW w:w="7207" w:type="dxa"/>
          </w:tcPr>
          <w:p w14:paraId="06795429" w14:textId="1CB36521" w:rsidR="002471B8" w:rsidRDefault="002471B8"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 xml:space="preserve">Human Capital; </w:t>
            </w:r>
            <w:r w:rsidR="00351BDA">
              <w:rPr>
                <w:rFonts w:ascii="CMU Sans Serif" w:hAnsi="CMU Sans Serif" w:cs="CMU Sans Serif"/>
                <w:color w:val="000000" w:themeColor="text1"/>
                <w:sz w:val="20"/>
                <w:szCs w:val="20"/>
              </w:rPr>
              <w:t>Skills; Occupational</w:t>
            </w:r>
            <w:r>
              <w:rPr>
                <w:rFonts w:ascii="CMU Sans Serif" w:hAnsi="CMU Sans Serif" w:cs="CMU Sans Serif"/>
                <w:color w:val="000000" w:themeColor="text1"/>
                <w:sz w:val="20"/>
                <w:szCs w:val="20"/>
              </w:rPr>
              <w:t xml:space="preserve"> Choice; Labor Productivity</w:t>
            </w:r>
          </w:p>
        </w:tc>
        <w:tc>
          <w:tcPr>
            <w:tcW w:w="249" w:type="dxa"/>
          </w:tcPr>
          <w:p w14:paraId="779E60F0" w14:textId="77777777" w:rsidR="002471B8" w:rsidRDefault="002471B8"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p>
        </w:tc>
      </w:tr>
      <w:tr w:rsidR="002471B8" w14:paraId="12097E74"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380571DF" w14:textId="693C48C5" w:rsidR="002471B8" w:rsidRDefault="002471B8" w:rsidP="00C6713D">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J71</w:t>
            </w:r>
          </w:p>
        </w:tc>
        <w:tc>
          <w:tcPr>
            <w:tcW w:w="7207" w:type="dxa"/>
          </w:tcPr>
          <w:p w14:paraId="43EE3DB2" w14:textId="4AEE83A0" w:rsidR="002471B8" w:rsidRDefault="00351BDA"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Labor Discrimination</w:t>
            </w:r>
          </w:p>
        </w:tc>
        <w:tc>
          <w:tcPr>
            <w:tcW w:w="249" w:type="dxa"/>
          </w:tcPr>
          <w:p w14:paraId="25C1ACA8" w14:textId="77777777" w:rsidR="002471B8" w:rsidRDefault="002471B8"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p>
        </w:tc>
      </w:tr>
      <w:tr w:rsidR="002471B8" w14:paraId="5A0E3CFC"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144DE51" w14:textId="58904869" w:rsidR="002471B8" w:rsidRDefault="002471B8" w:rsidP="00C6713D">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D82</w:t>
            </w:r>
          </w:p>
        </w:tc>
        <w:tc>
          <w:tcPr>
            <w:tcW w:w="7207" w:type="dxa"/>
          </w:tcPr>
          <w:p w14:paraId="1A11896B" w14:textId="354804D6" w:rsidR="002471B8" w:rsidRDefault="00351BDA"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Asymmetric and Private Information; Signalling</w:t>
            </w:r>
          </w:p>
        </w:tc>
        <w:tc>
          <w:tcPr>
            <w:tcW w:w="249" w:type="dxa"/>
          </w:tcPr>
          <w:p w14:paraId="2DD185FE" w14:textId="77777777" w:rsidR="002471B8" w:rsidRDefault="002471B8"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p>
        </w:tc>
      </w:tr>
      <w:tr w:rsidR="002471B8" w14:paraId="2F96046B"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6F4675F9" w14:textId="7BA90D0E" w:rsidR="002471B8" w:rsidRDefault="002471B8" w:rsidP="00C6713D">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D83</w:t>
            </w:r>
          </w:p>
        </w:tc>
        <w:tc>
          <w:tcPr>
            <w:tcW w:w="7207" w:type="dxa"/>
          </w:tcPr>
          <w:p w14:paraId="7D28B6E8" w14:textId="1B4E30A7" w:rsidR="002471B8" w:rsidRDefault="00351BDA"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Search; Learning; Information and Knowledge; Communication; Beliefs</w:t>
            </w:r>
          </w:p>
        </w:tc>
        <w:tc>
          <w:tcPr>
            <w:tcW w:w="249" w:type="dxa"/>
          </w:tcPr>
          <w:p w14:paraId="1DFDE063" w14:textId="77777777" w:rsidR="002471B8" w:rsidRDefault="002471B8"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p>
        </w:tc>
      </w:tr>
      <w:tr w:rsidR="002471B8" w14:paraId="1B7337CB"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934372B" w14:textId="14A3183A" w:rsidR="002471B8" w:rsidRDefault="002471B8" w:rsidP="00C6713D">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D86</w:t>
            </w:r>
          </w:p>
        </w:tc>
        <w:tc>
          <w:tcPr>
            <w:tcW w:w="7207" w:type="dxa"/>
          </w:tcPr>
          <w:p w14:paraId="53352C3C" w14:textId="386AC1EE" w:rsidR="002471B8" w:rsidRDefault="00351BDA"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Economics of Contract: Theory</w:t>
            </w:r>
          </w:p>
        </w:tc>
        <w:tc>
          <w:tcPr>
            <w:tcW w:w="249" w:type="dxa"/>
          </w:tcPr>
          <w:p w14:paraId="39EEDBCE" w14:textId="77777777" w:rsidR="002471B8" w:rsidRDefault="002471B8" w:rsidP="00C6713D">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p>
        </w:tc>
      </w:tr>
      <w:tr w:rsidR="002471B8" w14:paraId="1C61D7CD"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5283F816" w14:textId="20404CAE" w:rsidR="002471B8" w:rsidRDefault="002471B8" w:rsidP="00C6713D">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D90</w:t>
            </w:r>
          </w:p>
        </w:tc>
        <w:tc>
          <w:tcPr>
            <w:tcW w:w="7207" w:type="dxa"/>
          </w:tcPr>
          <w:p w14:paraId="2BD139F0" w14:textId="16FAC87B" w:rsidR="002471B8" w:rsidRDefault="00351BDA"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Micro-Based Behavioural Economics</w:t>
            </w:r>
          </w:p>
        </w:tc>
        <w:tc>
          <w:tcPr>
            <w:tcW w:w="249" w:type="dxa"/>
          </w:tcPr>
          <w:p w14:paraId="14A86CC7" w14:textId="77777777" w:rsidR="002471B8" w:rsidRDefault="002471B8" w:rsidP="00C6713D">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p>
        </w:tc>
      </w:tr>
      <w:tr w:rsidR="00351BDA" w14:paraId="0C762E2F"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F6F201B" w14:textId="49186DD1" w:rsidR="00351BDA" w:rsidRDefault="00351BDA" w:rsidP="00351BDA">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M51</w:t>
            </w:r>
          </w:p>
        </w:tc>
        <w:tc>
          <w:tcPr>
            <w:tcW w:w="7207" w:type="dxa"/>
          </w:tcPr>
          <w:p w14:paraId="452FA531" w14:textId="72F16CEA" w:rsidR="00351BDA" w:rsidRDefault="00351BDA" w:rsidP="00351BDA">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Personnel Economics; Executive Compensation</w:t>
            </w:r>
          </w:p>
        </w:tc>
        <w:tc>
          <w:tcPr>
            <w:tcW w:w="249" w:type="dxa"/>
          </w:tcPr>
          <w:p w14:paraId="4FE12C88" w14:textId="77777777" w:rsidR="00351BDA" w:rsidRDefault="00351BDA" w:rsidP="00351BDA">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p>
        </w:tc>
      </w:tr>
      <w:tr w:rsidR="00351BDA" w14:paraId="7EB3AEEE"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16C66AE2" w14:textId="40C1C3CB" w:rsidR="00351BDA" w:rsidRDefault="00351BDA" w:rsidP="00351BDA">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M54</w:t>
            </w:r>
          </w:p>
        </w:tc>
        <w:tc>
          <w:tcPr>
            <w:tcW w:w="7207" w:type="dxa"/>
          </w:tcPr>
          <w:p w14:paraId="54FF0D82" w14:textId="76EB3F20" w:rsidR="00351BDA" w:rsidRDefault="00351BDA" w:rsidP="00351BDA">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Labor Management; Industrial Relations</w:t>
            </w:r>
          </w:p>
        </w:tc>
        <w:tc>
          <w:tcPr>
            <w:tcW w:w="249" w:type="dxa"/>
          </w:tcPr>
          <w:p w14:paraId="57B610E9" w14:textId="77777777" w:rsidR="00351BDA" w:rsidRDefault="00351BDA" w:rsidP="00351BDA">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p>
        </w:tc>
      </w:tr>
      <w:tr w:rsidR="00351BDA" w14:paraId="3303206A"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A8A1E96" w14:textId="2197FBAE" w:rsidR="00351BDA" w:rsidRDefault="00351BDA" w:rsidP="00351BDA">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I12</w:t>
            </w:r>
          </w:p>
        </w:tc>
        <w:tc>
          <w:tcPr>
            <w:tcW w:w="7207" w:type="dxa"/>
          </w:tcPr>
          <w:p w14:paraId="2FC43FF4" w14:textId="5FF12F1F" w:rsidR="00351BDA" w:rsidRDefault="00351BDA" w:rsidP="00351BDA">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Health Behaviour; Health Economics</w:t>
            </w:r>
          </w:p>
        </w:tc>
        <w:tc>
          <w:tcPr>
            <w:tcW w:w="249" w:type="dxa"/>
          </w:tcPr>
          <w:p w14:paraId="16D636DB" w14:textId="77777777" w:rsidR="00351BDA" w:rsidRDefault="00351BDA" w:rsidP="00351BDA">
            <w:pPr>
              <w:jc w:val="both"/>
              <w:cnfStyle w:val="000000100000" w:firstRow="0" w:lastRow="0" w:firstColumn="0" w:lastColumn="0" w:oddVBand="0" w:evenVBand="0" w:oddHBand="1" w:evenHBand="0" w:firstRowFirstColumn="0" w:firstRowLastColumn="0" w:lastRowFirstColumn="0" w:lastRowLastColumn="0"/>
              <w:rPr>
                <w:rFonts w:ascii="CMU Sans Serif" w:hAnsi="CMU Sans Serif" w:cs="CMU Sans Serif"/>
                <w:color w:val="000000" w:themeColor="text1"/>
                <w:sz w:val="20"/>
                <w:szCs w:val="20"/>
              </w:rPr>
            </w:pPr>
          </w:p>
        </w:tc>
      </w:tr>
      <w:tr w:rsidR="00351BDA" w14:paraId="1E95C978"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36A9800A" w14:textId="10CD7205" w:rsidR="00351BDA" w:rsidRDefault="00351BDA" w:rsidP="00351BDA">
            <w:pPr>
              <w:jc w:val="both"/>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I14</w:t>
            </w:r>
          </w:p>
        </w:tc>
        <w:tc>
          <w:tcPr>
            <w:tcW w:w="7207" w:type="dxa"/>
          </w:tcPr>
          <w:p w14:paraId="1FA1D188" w14:textId="1B395004" w:rsidR="00351BDA" w:rsidRDefault="00351BDA" w:rsidP="00351BDA">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Health and Inequality</w:t>
            </w:r>
          </w:p>
        </w:tc>
        <w:tc>
          <w:tcPr>
            <w:tcW w:w="249" w:type="dxa"/>
          </w:tcPr>
          <w:p w14:paraId="1DF01657" w14:textId="77777777" w:rsidR="00351BDA" w:rsidRDefault="00351BDA" w:rsidP="00351BDA">
            <w:pPr>
              <w:jc w:val="both"/>
              <w:cnfStyle w:val="000000000000" w:firstRow="0" w:lastRow="0" w:firstColumn="0" w:lastColumn="0" w:oddVBand="0" w:evenVBand="0" w:oddHBand="0" w:evenHBand="0" w:firstRowFirstColumn="0" w:firstRowLastColumn="0" w:lastRowFirstColumn="0" w:lastRowLastColumn="0"/>
              <w:rPr>
                <w:rFonts w:ascii="CMU Sans Serif" w:hAnsi="CMU Sans Serif" w:cs="CMU Sans Serif"/>
                <w:color w:val="000000" w:themeColor="text1"/>
                <w:sz w:val="20"/>
                <w:szCs w:val="20"/>
              </w:rPr>
            </w:pPr>
          </w:p>
        </w:tc>
      </w:tr>
    </w:tbl>
    <w:p w14:paraId="73875900" w14:textId="791B7121" w:rsidR="00D56D87" w:rsidDel="00490A56" w:rsidRDefault="00083322" w:rsidP="00490A56">
      <w:pPr>
        <w:jc w:val="center"/>
        <w:rPr>
          <w:del w:id="263" w:author="Alfred Anate Bodurin Mayaki" w:date="2026-01-12T16:59:00Z" w16du:dateUtc="2026-01-12T16:59:00Z"/>
          <w:rFonts w:ascii="CMU Sans Serif" w:hAnsi="CMU Sans Serif" w:cs="CMU Sans Serif"/>
          <w:color w:val="000000" w:themeColor="text1"/>
          <w:sz w:val="20"/>
          <w:szCs w:val="20"/>
        </w:rPr>
      </w:pPr>
      <w:r>
        <w:rPr>
          <w:rFonts w:ascii="CMU Sans Serif" w:hAnsi="CMU Sans Serif" w:cs="CMU Sans Serif"/>
          <w:color w:val="000000" w:themeColor="text1"/>
          <w:sz w:val="20"/>
          <w:szCs w:val="20"/>
        </w:rPr>
        <w:t xml:space="preserve">Source: </w:t>
      </w:r>
      <w:r w:rsidRPr="00490A56">
        <w:rPr>
          <w:rPrChange w:id="264" w:author="Alfred Anate Bodurin Mayaki" w:date="2026-01-12T16:59:00Z" w16du:dateUtc="2026-01-12T16:59:00Z">
            <w:rPr>
              <w:rStyle w:val="Hyperlink"/>
              <w:rFonts w:ascii="CMU Sans Serif" w:hAnsi="CMU Sans Serif" w:cs="CMU Sans Serif"/>
              <w:sz w:val="20"/>
              <w:szCs w:val="20"/>
            </w:rPr>
          </w:rPrChange>
        </w:rPr>
        <w:t>OpenAI (2025)</w:t>
      </w:r>
    </w:p>
    <w:p w14:paraId="4DD5E7AD" w14:textId="77777777" w:rsidR="00D56D87" w:rsidDel="00490A56" w:rsidRDefault="00D56D87" w:rsidP="00490A56">
      <w:pPr>
        <w:jc w:val="center"/>
        <w:rPr>
          <w:del w:id="265" w:author="Alfred Anate Bodurin Mayaki" w:date="2026-01-12T16:59:00Z" w16du:dateUtc="2026-01-12T16:59:00Z"/>
          <w:rFonts w:ascii="CMU Sans Serif" w:hAnsi="CMU Sans Serif" w:cs="CMU Sans Serif"/>
          <w:color w:val="000000" w:themeColor="text1"/>
          <w:sz w:val="20"/>
          <w:szCs w:val="20"/>
        </w:rPr>
      </w:pPr>
    </w:p>
    <w:p w14:paraId="7D0CEB78" w14:textId="77777777" w:rsidR="00490A56" w:rsidRDefault="00490A56">
      <w:pPr>
        <w:jc w:val="center"/>
        <w:rPr>
          <w:ins w:id="266" w:author="Alfred Anate Bodurin Mayaki" w:date="2026-01-12T16:59:00Z" w16du:dateUtc="2026-01-12T16:59:00Z"/>
          <w:rFonts w:ascii="CMU Sans Serif" w:hAnsi="CMU Sans Serif" w:cs="CMU Sans Serif"/>
          <w:color w:val="000000" w:themeColor="text1"/>
          <w:sz w:val="20"/>
          <w:szCs w:val="20"/>
        </w:rPr>
        <w:pPrChange w:id="267" w:author="Alfred Anate Bodurin Mayaki" w:date="2026-01-12T16:59:00Z" w16du:dateUtc="2026-01-12T16:59:00Z">
          <w:pPr>
            <w:jc w:val="both"/>
          </w:pPr>
        </w:pPrChange>
      </w:pPr>
    </w:p>
    <w:p w14:paraId="52344300" w14:textId="1D5C24B5" w:rsidR="00D56D87" w:rsidDel="00490A56" w:rsidRDefault="00D56D87" w:rsidP="00490A56">
      <w:pPr>
        <w:jc w:val="center"/>
        <w:rPr>
          <w:del w:id="268" w:author="Alfred Anate Bodurin Mayaki" w:date="2026-01-12T16:59:00Z" w16du:dateUtc="2026-01-12T16:59:00Z"/>
          <w:rFonts w:ascii="CMU Sans Serif" w:hAnsi="CMU Sans Serif" w:cs="CMU Sans Serif"/>
          <w:color w:val="000000" w:themeColor="text1"/>
          <w:sz w:val="20"/>
          <w:szCs w:val="20"/>
        </w:rPr>
      </w:pPr>
    </w:p>
    <w:p w14:paraId="7521A691" w14:textId="77777777" w:rsidR="00490A56" w:rsidRDefault="00490A56" w:rsidP="00C6713D">
      <w:pPr>
        <w:jc w:val="both"/>
        <w:rPr>
          <w:ins w:id="269" w:author="Alfred Anate Bodurin Mayaki" w:date="2026-01-12T17:01:00Z" w16du:dateUtc="2026-01-12T17:01:00Z"/>
          <w:rFonts w:ascii="CMU Sans Serif" w:hAnsi="CMU Sans Serif" w:cs="CMU Sans Serif"/>
          <w:color w:val="000000" w:themeColor="text1"/>
          <w:sz w:val="20"/>
          <w:szCs w:val="20"/>
        </w:rPr>
      </w:pPr>
    </w:p>
    <w:p w14:paraId="17566C08" w14:textId="77777777" w:rsidR="00490A56" w:rsidRDefault="00490A56" w:rsidP="00C6713D">
      <w:pPr>
        <w:jc w:val="both"/>
        <w:rPr>
          <w:ins w:id="270" w:author="Alfred Anate Bodurin Mayaki" w:date="2026-01-12T17:02:00Z" w16du:dateUtc="2026-01-12T17:02:00Z"/>
          <w:rFonts w:ascii="CMU Sans Serif" w:hAnsi="CMU Sans Serif" w:cs="CMU Sans Serif"/>
          <w:color w:val="000000" w:themeColor="text1"/>
          <w:sz w:val="20"/>
          <w:szCs w:val="20"/>
        </w:rPr>
      </w:pPr>
    </w:p>
    <w:p w14:paraId="37CB2E45" w14:textId="77777777" w:rsidR="00490A56" w:rsidRDefault="00490A56" w:rsidP="00C6713D">
      <w:pPr>
        <w:jc w:val="both"/>
        <w:rPr>
          <w:ins w:id="271" w:author="Alfred Anate Bodurin Mayaki" w:date="2026-01-12T17:02:00Z" w16du:dateUtc="2026-01-12T17:02:00Z"/>
          <w:rFonts w:ascii="CMU Sans Serif" w:hAnsi="CMU Sans Serif" w:cs="CMU Sans Serif"/>
          <w:color w:val="000000" w:themeColor="text1"/>
          <w:sz w:val="20"/>
          <w:szCs w:val="20"/>
        </w:rPr>
      </w:pPr>
    </w:p>
    <w:p w14:paraId="02F47E15" w14:textId="77777777" w:rsidR="00490A56" w:rsidRDefault="00490A56" w:rsidP="00C6713D">
      <w:pPr>
        <w:jc w:val="both"/>
        <w:rPr>
          <w:ins w:id="272" w:author="Alfred Anate Bodurin Mayaki" w:date="2026-01-12T17:02:00Z" w16du:dateUtc="2026-01-12T17:02:00Z"/>
          <w:rFonts w:ascii="CMU Sans Serif" w:hAnsi="CMU Sans Serif" w:cs="CMU Sans Serif"/>
          <w:color w:val="000000" w:themeColor="text1"/>
          <w:sz w:val="20"/>
          <w:szCs w:val="20"/>
        </w:rPr>
      </w:pPr>
    </w:p>
    <w:p w14:paraId="1D251151" w14:textId="77777777" w:rsidR="00490A56" w:rsidRDefault="00490A56" w:rsidP="00C6713D">
      <w:pPr>
        <w:jc w:val="both"/>
        <w:rPr>
          <w:ins w:id="273" w:author="Alfred Anate Bodurin Mayaki" w:date="2026-01-12T17:02:00Z" w16du:dateUtc="2026-01-12T17:02:00Z"/>
          <w:rFonts w:ascii="CMU Sans Serif" w:hAnsi="CMU Sans Serif" w:cs="CMU Sans Serif"/>
          <w:color w:val="000000" w:themeColor="text1"/>
          <w:sz w:val="20"/>
          <w:szCs w:val="20"/>
        </w:rPr>
      </w:pPr>
    </w:p>
    <w:p w14:paraId="110B0D51" w14:textId="77777777" w:rsidR="00490A56" w:rsidRDefault="00490A56" w:rsidP="00C6713D">
      <w:pPr>
        <w:jc w:val="both"/>
        <w:rPr>
          <w:ins w:id="274" w:author="Alfred Anate Bodurin Mayaki" w:date="2026-01-12T17:02:00Z" w16du:dateUtc="2026-01-12T17:02:00Z"/>
          <w:rFonts w:ascii="CMU Sans Serif" w:hAnsi="CMU Sans Serif" w:cs="CMU Sans Serif"/>
          <w:color w:val="000000" w:themeColor="text1"/>
          <w:sz w:val="20"/>
          <w:szCs w:val="20"/>
        </w:rPr>
      </w:pPr>
    </w:p>
    <w:p w14:paraId="40B1AE6E" w14:textId="77777777" w:rsidR="00490A56" w:rsidRDefault="00490A56" w:rsidP="00C6713D">
      <w:pPr>
        <w:jc w:val="both"/>
        <w:rPr>
          <w:ins w:id="275" w:author="Alfred Anate Bodurin Mayaki" w:date="2026-01-12T17:01:00Z" w16du:dateUtc="2026-01-12T17:01:00Z"/>
          <w:rFonts w:ascii="CMU Sans Serif" w:hAnsi="CMU Sans Serif" w:cs="CMU Sans Serif"/>
          <w:color w:val="000000" w:themeColor="text1"/>
          <w:sz w:val="20"/>
          <w:szCs w:val="20"/>
        </w:rPr>
      </w:pPr>
    </w:p>
    <w:p w14:paraId="490DCB17" w14:textId="72F8E8F3" w:rsidR="00D56D87" w:rsidDel="00490A56" w:rsidRDefault="00D56D87" w:rsidP="00C6713D">
      <w:pPr>
        <w:jc w:val="both"/>
        <w:rPr>
          <w:del w:id="276" w:author="Alfred Anate Bodurin Mayaki" w:date="2026-01-12T16:59:00Z" w16du:dateUtc="2026-01-12T16:59:00Z"/>
          <w:rFonts w:ascii="CMU Sans Serif" w:hAnsi="CMU Sans Serif" w:cs="CMU Sans Serif"/>
          <w:color w:val="000000" w:themeColor="text1"/>
          <w:sz w:val="20"/>
          <w:szCs w:val="20"/>
        </w:rPr>
      </w:pPr>
    </w:p>
    <w:p w14:paraId="098032A0" w14:textId="520DB121" w:rsidR="00D56D87" w:rsidDel="00490A56" w:rsidRDefault="00D56D87" w:rsidP="00C6713D">
      <w:pPr>
        <w:jc w:val="both"/>
        <w:rPr>
          <w:del w:id="277" w:author="Alfred Anate Bodurin Mayaki" w:date="2026-01-12T16:59:00Z" w16du:dateUtc="2026-01-12T16:59:00Z"/>
          <w:rFonts w:ascii="CMU Sans Serif" w:hAnsi="CMU Sans Serif" w:cs="CMU Sans Serif"/>
          <w:color w:val="000000" w:themeColor="text1"/>
          <w:sz w:val="20"/>
          <w:szCs w:val="20"/>
        </w:rPr>
      </w:pPr>
    </w:p>
    <w:p w14:paraId="030E0260" w14:textId="72512CC1" w:rsidR="00D56D87" w:rsidDel="00490A56" w:rsidRDefault="00D56D87" w:rsidP="00C6713D">
      <w:pPr>
        <w:jc w:val="both"/>
        <w:rPr>
          <w:del w:id="278" w:author="Alfred Anate Bodurin Mayaki" w:date="2026-01-12T16:59:00Z" w16du:dateUtc="2026-01-12T16:59:00Z"/>
          <w:rFonts w:ascii="CMU Sans Serif" w:hAnsi="CMU Sans Serif" w:cs="CMU Sans Serif"/>
          <w:color w:val="000000" w:themeColor="text1"/>
          <w:sz w:val="20"/>
          <w:szCs w:val="20"/>
        </w:rPr>
      </w:pPr>
    </w:p>
    <w:p w14:paraId="3052451A" w14:textId="2F2EEC4A" w:rsidR="00D56D87" w:rsidDel="00490A56" w:rsidRDefault="00D56D87" w:rsidP="00C6713D">
      <w:pPr>
        <w:jc w:val="both"/>
        <w:rPr>
          <w:del w:id="279" w:author="Alfred Anate Bodurin Mayaki" w:date="2026-01-12T16:59:00Z" w16du:dateUtc="2026-01-12T16:59:00Z"/>
          <w:rFonts w:ascii="CMU Sans Serif" w:hAnsi="CMU Sans Serif" w:cs="CMU Sans Serif"/>
          <w:color w:val="000000" w:themeColor="text1"/>
          <w:sz w:val="20"/>
          <w:szCs w:val="20"/>
        </w:rPr>
      </w:pPr>
    </w:p>
    <w:p w14:paraId="05E91A57" w14:textId="362B963F" w:rsidR="00D56D87" w:rsidDel="00490A56" w:rsidRDefault="00D56D87" w:rsidP="00C6713D">
      <w:pPr>
        <w:jc w:val="both"/>
        <w:rPr>
          <w:del w:id="280" w:author="Alfred Anate Bodurin Mayaki" w:date="2026-01-12T16:59:00Z" w16du:dateUtc="2026-01-12T16:59:00Z"/>
          <w:rFonts w:ascii="CMU Sans Serif" w:hAnsi="CMU Sans Serif" w:cs="CMU Sans Serif"/>
          <w:color w:val="000000" w:themeColor="text1"/>
          <w:sz w:val="20"/>
          <w:szCs w:val="20"/>
        </w:rPr>
      </w:pPr>
    </w:p>
    <w:p w14:paraId="1BF2CAEA" w14:textId="412FADAD" w:rsidR="00D56D87" w:rsidDel="00490A56" w:rsidRDefault="00D56D87" w:rsidP="00C6713D">
      <w:pPr>
        <w:jc w:val="both"/>
        <w:rPr>
          <w:del w:id="281" w:author="Alfred Anate Bodurin Mayaki" w:date="2026-01-12T16:59:00Z" w16du:dateUtc="2026-01-12T16:59:00Z"/>
          <w:rFonts w:ascii="CMU Sans Serif" w:hAnsi="CMU Sans Serif" w:cs="CMU Sans Serif"/>
          <w:color w:val="000000" w:themeColor="text1"/>
          <w:sz w:val="20"/>
          <w:szCs w:val="20"/>
        </w:rPr>
      </w:pPr>
    </w:p>
    <w:p w14:paraId="0A5334C3" w14:textId="5D26A7ED" w:rsidR="00D56D87" w:rsidDel="00490A56" w:rsidRDefault="00D56D87" w:rsidP="00C6713D">
      <w:pPr>
        <w:jc w:val="both"/>
        <w:rPr>
          <w:del w:id="282" w:author="Alfred Anate Bodurin Mayaki" w:date="2026-01-12T16:59:00Z" w16du:dateUtc="2026-01-12T16:59:00Z"/>
          <w:rFonts w:ascii="CMU Sans Serif" w:hAnsi="CMU Sans Serif" w:cs="CMU Sans Serif"/>
          <w:color w:val="000000" w:themeColor="text1"/>
          <w:sz w:val="20"/>
          <w:szCs w:val="20"/>
        </w:rPr>
      </w:pPr>
    </w:p>
    <w:p w14:paraId="2DF8BE44" w14:textId="2F052663" w:rsidR="00D56D87" w:rsidDel="00490A56" w:rsidRDefault="00D56D87" w:rsidP="00C6713D">
      <w:pPr>
        <w:jc w:val="both"/>
        <w:rPr>
          <w:del w:id="283" w:author="Alfred Anate Bodurin Mayaki" w:date="2026-01-12T16:59:00Z" w16du:dateUtc="2026-01-12T16:59:00Z"/>
          <w:rFonts w:ascii="CMU Sans Serif" w:hAnsi="CMU Sans Serif" w:cs="CMU Sans Serif"/>
          <w:color w:val="000000" w:themeColor="text1"/>
          <w:sz w:val="20"/>
          <w:szCs w:val="20"/>
        </w:rPr>
      </w:pPr>
    </w:p>
    <w:p w14:paraId="6C6324B3" w14:textId="739E5E08" w:rsidR="00D56D87" w:rsidDel="00490A56" w:rsidRDefault="00D56D87" w:rsidP="00C6713D">
      <w:pPr>
        <w:jc w:val="both"/>
        <w:rPr>
          <w:del w:id="284" w:author="Alfred Anate Bodurin Mayaki" w:date="2026-01-12T16:59:00Z" w16du:dateUtc="2026-01-12T16:59:00Z"/>
          <w:rFonts w:ascii="CMU Sans Serif" w:hAnsi="CMU Sans Serif" w:cs="CMU Sans Serif"/>
          <w:color w:val="000000" w:themeColor="text1"/>
          <w:sz w:val="20"/>
          <w:szCs w:val="20"/>
        </w:rPr>
      </w:pPr>
    </w:p>
    <w:p w14:paraId="2A34CBFD" w14:textId="1D8A5058" w:rsidR="00D56D87" w:rsidDel="00490A56" w:rsidRDefault="00D56D87" w:rsidP="00C6713D">
      <w:pPr>
        <w:jc w:val="both"/>
        <w:rPr>
          <w:del w:id="285" w:author="Alfred Anate Bodurin Mayaki" w:date="2026-01-12T16:59:00Z" w16du:dateUtc="2026-01-12T16:59:00Z"/>
          <w:rFonts w:ascii="CMU Sans Serif" w:hAnsi="CMU Sans Serif" w:cs="CMU Sans Serif"/>
          <w:color w:val="000000" w:themeColor="text1"/>
          <w:sz w:val="20"/>
          <w:szCs w:val="20"/>
        </w:rPr>
      </w:pPr>
    </w:p>
    <w:p w14:paraId="4A4914A3" w14:textId="5E390820" w:rsidR="00D56D87" w:rsidDel="00490A56" w:rsidRDefault="00D56D87" w:rsidP="00C6713D">
      <w:pPr>
        <w:jc w:val="both"/>
        <w:rPr>
          <w:del w:id="286" w:author="Alfred Anate Bodurin Mayaki" w:date="2026-01-12T16:59:00Z" w16du:dateUtc="2026-01-12T16:59:00Z"/>
          <w:rFonts w:ascii="CMU Sans Serif" w:hAnsi="CMU Sans Serif" w:cs="CMU Sans Serif"/>
          <w:color w:val="000000" w:themeColor="text1"/>
          <w:sz w:val="20"/>
          <w:szCs w:val="20"/>
        </w:rPr>
      </w:pPr>
    </w:p>
    <w:p w14:paraId="278030B9" w14:textId="4CF98A64" w:rsidR="00D56D87" w:rsidDel="00490A56" w:rsidRDefault="00D56D87" w:rsidP="00C6713D">
      <w:pPr>
        <w:jc w:val="both"/>
        <w:rPr>
          <w:del w:id="287" w:author="Alfred Anate Bodurin Mayaki" w:date="2026-01-12T16:59:00Z" w16du:dateUtc="2026-01-12T16:59:00Z"/>
          <w:rFonts w:ascii="CMU Sans Serif" w:hAnsi="CMU Sans Serif" w:cs="CMU Sans Serif"/>
          <w:color w:val="000000" w:themeColor="text1"/>
          <w:sz w:val="20"/>
          <w:szCs w:val="20"/>
        </w:rPr>
      </w:pPr>
    </w:p>
    <w:p w14:paraId="130EA82F" w14:textId="1C3F0535" w:rsidR="00D56D87" w:rsidDel="00490A56" w:rsidRDefault="00D56D87" w:rsidP="00C6713D">
      <w:pPr>
        <w:jc w:val="both"/>
        <w:rPr>
          <w:del w:id="288" w:author="Alfred Anate Bodurin Mayaki" w:date="2026-01-12T16:59:00Z" w16du:dateUtc="2026-01-12T16:59:00Z"/>
          <w:rFonts w:ascii="CMU Sans Serif" w:hAnsi="CMU Sans Serif" w:cs="CMU Sans Serif"/>
          <w:color w:val="000000" w:themeColor="text1"/>
          <w:sz w:val="20"/>
          <w:szCs w:val="20"/>
        </w:rPr>
      </w:pPr>
    </w:p>
    <w:p w14:paraId="1CAD454F" w14:textId="172D9F9D" w:rsidR="00C656AC" w:rsidRPr="00D56D87" w:rsidDel="00490A56" w:rsidRDefault="00C656AC" w:rsidP="00C6713D">
      <w:pPr>
        <w:jc w:val="both"/>
        <w:rPr>
          <w:del w:id="289" w:author="Alfred Anate Bodurin Mayaki" w:date="2026-01-12T16:59:00Z" w16du:dateUtc="2026-01-12T16:59:00Z"/>
          <w:rFonts w:ascii="CMU Sans Serif" w:hAnsi="CMU Sans Serif" w:cs="CMU Sans Serif"/>
          <w:color w:val="000000" w:themeColor="text1"/>
          <w:sz w:val="20"/>
          <w:szCs w:val="20"/>
        </w:rPr>
      </w:pPr>
    </w:p>
    <w:p w14:paraId="14F246E5" w14:textId="4289C9B6" w:rsidR="00857765" w:rsidRPr="00811C16" w:rsidRDefault="00857765">
      <w:pPr>
        <w:jc w:val="center"/>
        <w:pPrChange w:id="290" w:author="Alfred Anate Bodurin Mayaki" w:date="2026-01-12T16:59:00Z" w16du:dateUtc="2026-01-12T16:59:00Z">
          <w:pPr>
            <w:pStyle w:val="Heading2"/>
            <w:contextualSpacing/>
            <w:jc w:val="both"/>
          </w:pPr>
        </w:pPrChange>
      </w:pPr>
      <w:r w:rsidRPr="00811C16">
        <w:t>References</w:t>
      </w:r>
      <w:bookmarkEnd w:id="133"/>
    </w:p>
    <w:p w14:paraId="40D7D9A3"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Barmby, T., Sessions, J., and Treble, J. (1994). ‘Absenteeism, Efficiency Wages and Shirking’, </w:t>
      </w:r>
      <w:r w:rsidRPr="0014006E">
        <w:rPr>
          <w:rFonts w:ascii="CMU Sans Serif" w:hAnsi="CMU Sans Serif" w:cs="CMU Sans Serif"/>
          <w:i/>
          <w:iCs/>
          <w:sz w:val="20"/>
          <w:szCs w:val="20"/>
        </w:rPr>
        <w:t>The Scandinavian Journal of Economics</w:t>
      </w:r>
      <w:r w:rsidRPr="0014006E">
        <w:rPr>
          <w:rFonts w:ascii="CMU Sans Serif" w:hAnsi="CMU Sans Serif" w:cs="CMU Sans Serif"/>
          <w:sz w:val="20"/>
          <w:szCs w:val="20"/>
        </w:rPr>
        <w:t xml:space="preserve">, </w:t>
      </w:r>
      <w:r w:rsidRPr="0014006E">
        <w:rPr>
          <w:rFonts w:ascii="CMU Sans Serif" w:hAnsi="CMU Sans Serif" w:cs="CMU Sans Serif"/>
          <w:i/>
          <w:iCs/>
          <w:sz w:val="20"/>
          <w:szCs w:val="20"/>
        </w:rPr>
        <w:t>96</w:t>
      </w:r>
      <w:r w:rsidRPr="0014006E">
        <w:rPr>
          <w:rFonts w:ascii="CMU Sans Serif" w:hAnsi="CMU Sans Serif" w:cs="CMU Sans Serif"/>
          <w:sz w:val="20"/>
          <w:szCs w:val="20"/>
        </w:rPr>
        <w:t>(4), pp. 561–566</w:t>
      </w:r>
    </w:p>
    <w:p w14:paraId="33C5250C"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Brown, S. and Sessions, J.G. (2004) Signalling and screening. </w:t>
      </w:r>
      <w:r w:rsidRPr="0014006E">
        <w:rPr>
          <w:rFonts w:ascii="CMU Sans Serif" w:hAnsi="CMU Sans Serif" w:cs="CMU Sans Serif"/>
          <w:i/>
          <w:iCs/>
          <w:sz w:val="20"/>
          <w:szCs w:val="20"/>
        </w:rPr>
        <w:t>International handbook on the economics of education</w:t>
      </w:r>
      <w:r w:rsidRPr="0014006E">
        <w:rPr>
          <w:rFonts w:ascii="CMU Sans Serif" w:hAnsi="CMU Sans Serif" w:cs="CMU Sans Serif"/>
          <w:sz w:val="20"/>
          <w:szCs w:val="20"/>
        </w:rPr>
        <w:t>, </w:t>
      </w:r>
      <w:r w:rsidRPr="0014006E">
        <w:rPr>
          <w:rFonts w:ascii="CMU Sans Serif" w:hAnsi="CMU Sans Serif" w:cs="CMU Sans Serif"/>
          <w:i/>
          <w:iCs/>
          <w:sz w:val="20"/>
          <w:szCs w:val="20"/>
        </w:rPr>
        <w:t>9</w:t>
      </w:r>
      <w:r w:rsidRPr="0014006E">
        <w:rPr>
          <w:rFonts w:ascii="CMU Sans Serif" w:hAnsi="CMU Sans Serif" w:cs="CMU Sans Serif"/>
          <w:sz w:val="20"/>
          <w:szCs w:val="20"/>
        </w:rPr>
        <w:t>, pp. 58-100</w:t>
      </w:r>
    </w:p>
    <w:p w14:paraId="2D2B073D"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Celani A, Singh P (2011), "Signaling theory and applicant attraction outcomes". </w:t>
      </w:r>
      <w:r w:rsidRPr="0014006E">
        <w:rPr>
          <w:rFonts w:ascii="CMU Sans Serif" w:hAnsi="CMU Sans Serif" w:cs="CMU Sans Serif"/>
          <w:i/>
          <w:iCs/>
          <w:sz w:val="20"/>
          <w:szCs w:val="20"/>
        </w:rPr>
        <w:t>Personnel Review</w:t>
      </w:r>
      <w:r w:rsidRPr="0014006E">
        <w:rPr>
          <w:rFonts w:ascii="CMU Sans Serif" w:hAnsi="CMU Sans Serif" w:cs="CMU Sans Serif"/>
          <w:sz w:val="20"/>
          <w:szCs w:val="20"/>
        </w:rPr>
        <w:t>, 40(2), pp. 222–238</w:t>
      </w:r>
    </w:p>
    <w:p w14:paraId="66C18CBE"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Chang, E, and Chin, H (2018) ‘Signaling or experiencing: Commitment HRM effects on recruitment and employees’</w:t>
      </w:r>
    </w:p>
    <w:p w14:paraId="2A415035"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Coles, M. G. and Treble, J. G. (1993) ‘The Price of Worker Reliability’, </w:t>
      </w:r>
      <w:r w:rsidRPr="0014006E">
        <w:rPr>
          <w:rFonts w:ascii="CMU Sans Serif" w:hAnsi="CMU Sans Serif" w:cs="CMU Sans Serif"/>
          <w:i/>
          <w:iCs/>
          <w:sz w:val="20"/>
          <w:szCs w:val="20"/>
        </w:rPr>
        <w:t>Economic Letters</w:t>
      </w:r>
      <w:r w:rsidRPr="0014006E">
        <w:rPr>
          <w:rFonts w:ascii="CMU Sans Serif" w:hAnsi="CMU Sans Serif" w:cs="CMU Sans Serif"/>
          <w:sz w:val="20"/>
          <w:szCs w:val="20"/>
        </w:rPr>
        <w:t>, 41(2), pp. 149-155</w:t>
      </w:r>
    </w:p>
    <w:p w14:paraId="7883134A" w14:textId="641FA6CE" w:rsidR="00317970" w:rsidRPr="0014006E" w:rsidRDefault="00317970"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Coles, M. G. and Treble, J. G. (1996) ‘Calculating the Price of Worker Reliability’, </w:t>
      </w:r>
      <w:r w:rsidRPr="0014006E">
        <w:rPr>
          <w:rFonts w:ascii="CMU Sans Serif" w:hAnsi="CMU Sans Serif" w:cs="CMU Sans Serif"/>
          <w:i/>
          <w:iCs/>
          <w:sz w:val="20"/>
          <w:szCs w:val="20"/>
        </w:rPr>
        <w:t>Labour Economics, 3</w:t>
      </w:r>
      <w:r w:rsidRPr="0014006E">
        <w:rPr>
          <w:rFonts w:ascii="CMU Sans Serif" w:hAnsi="CMU Sans Serif" w:cs="CMU Sans Serif"/>
          <w:sz w:val="20"/>
          <w:szCs w:val="20"/>
        </w:rPr>
        <w:t>(2), pp. 169-188</w:t>
      </w:r>
    </w:p>
    <w:p w14:paraId="26AECC69" w14:textId="04B79EE4" w:rsidR="00857765"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Davies, J. </w:t>
      </w:r>
      <w:r w:rsidRPr="0014006E">
        <w:rPr>
          <w:rFonts w:ascii="CMU Sans Serif" w:hAnsi="CMU Sans Serif" w:cs="CMU Sans Serif"/>
          <w:i/>
          <w:iCs/>
          <w:sz w:val="20"/>
          <w:szCs w:val="20"/>
        </w:rPr>
        <w:t>et al.</w:t>
      </w:r>
      <w:r w:rsidRPr="0014006E">
        <w:rPr>
          <w:rFonts w:ascii="CMU Sans Serif" w:hAnsi="CMU Sans Serif" w:cs="CMU Sans Serif"/>
          <w:sz w:val="20"/>
          <w:szCs w:val="20"/>
        </w:rPr>
        <w:t xml:space="preserve"> (2023) ‘Access to employment: A comparison of autistic, neurodivergent and neurotypical adults’ experiences of hiring processes in the United Kingdom’, </w:t>
      </w:r>
      <w:r w:rsidRPr="0014006E">
        <w:rPr>
          <w:rFonts w:ascii="CMU Sans Serif" w:hAnsi="CMU Sans Serif" w:cs="CMU Sans Serif"/>
          <w:i/>
          <w:iCs/>
          <w:sz w:val="20"/>
          <w:szCs w:val="20"/>
        </w:rPr>
        <w:t>Autism: the international journal of research and practice</w:t>
      </w:r>
      <w:r w:rsidRPr="0014006E">
        <w:rPr>
          <w:rFonts w:ascii="CMU Sans Serif" w:hAnsi="CMU Sans Serif" w:cs="CMU Sans Serif"/>
          <w:sz w:val="20"/>
          <w:szCs w:val="20"/>
        </w:rPr>
        <w:t xml:space="preserve">, 27(6), pp. 1746–1763. Available at: </w:t>
      </w:r>
      <w:hyperlink r:id="rId14" w:history="1">
        <w:r w:rsidRPr="0014006E">
          <w:rPr>
            <w:rStyle w:val="Hyperlink"/>
            <w:color w:val="auto"/>
            <w:sz w:val="20"/>
            <w:szCs w:val="20"/>
          </w:rPr>
          <w:t>https://doi.org/10.1177/13623613221145377</w:t>
        </w:r>
      </w:hyperlink>
      <w:r w:rsidRPr="0014006E">
        <w:rPr>
          <w:rFonts w:ascii="CMU Sans Serif" w:hAnsi="CMU Sans Serif" w:cs="CMU Sans Serif"/>
          <w:sz w:val="20"/>
          <w:szCs w:val="20"/>
        </w:rPr>
        <w:t xml:space="preserve"> </w:t>
      </w:r>
    </w:p>
    <w:p w14:paraId="11B653E8" w14:textId="0BF66AF1" w:rsidR="00404435" w:rsidRPr="0014006E" w:rsidRDefault="00404435" w:rsidP="00C6713D">
      <w:pPr>
        <w:tabs>
          <w:tab w:val="left" w:pos="1560"/>
        </w:tabs>
        <w:ind w:left="510" w:hanging="510"/>
        <w:jc w:val="both"/>
        <w:rPr>
          <w:rFonts w:ascii="CMU Sans Serif" w:hAnsi="CMU Sans Serif" w:cs="CMU Sans Serif"/>
          <w:sz w:val="20"/>
          <w:szCs w:val="20"/>
        </w:rPr>
      </w:pPr>
      <w:r>
        <w:rPr>
          <w:rFonts w:ascii="CMU Sans Serif" w:hAnsi="CMU Sans Serif" w:cs="CMU Sans Serif"/>
          <w:sz w:val="20"/>
          <w:szCs w:val="20"/>
        </w:rPr>
        <w:t>Doyle (2025) ‘T</w:t>
      </w:r>
      <w:r w:rsidRPr="00404435">
        <w:rPr>
          <w:rFonts w:ascii="CMU Sans Serif" w:hAnsi="CMU Sans Serif" w:cs="CMU Sans Serif"/>
          <w:sz w:val="20"/>
          <w:szCs w:val="20"/>
        </w:rPr>
        <w:t>o Get Britain Working? Invest In People: Mayfield’s Report</w:t>
      </w:r>
      <w:r>
        <w:rPr>
          <w:rFonts w:ascii="CMU Sans Serif" w:hAnsi="CMU Sans Serif" w:cs="CMU Sans Serif"/>
          <w:sz w:val="20"/>
          <w:szCs w:val="20"/>
        </w:rPr>
        <w:t xml:space="preserve">’, Available at: </w:t>
      </w:r>
      <w:hyperlink r:id="rId15" w:history="1">
        <w:r w:rsidRPr="00046804">
          <w:rPr>
            <w:rStyle w:val="Hyperlink"/>
            <w:rFonts w:ascii="CMU Sans Serif" w:hAnsi="CMU Sans Serif" w:cs="CMU Sans Serif"/>
            <w:sz w:val="20"/>
            <w:szCs w:val="20"/>
          </w:rPr>
          <w:t>https://geniuswithin.org/to-get-britain-working-invest-in-people-mayfields-report/</w:t>
        </w:r>
      </w:hyperlink>
      <w:r>
        <w:rPr>
          <w:rFonts w:ascii="CMU Sans Serif" w:hAnsi="CMU Sans Serif" w:cs="CMU Sans Serif"/>
          <w:sz w:val="20"/>
          <w:szCs w:val="20"/>
        </w:rPr>
        <w:t xml:space="preserve"> (Accessed on 12 January)</w:t>
      </w:r>
    </w:p>
    <w:p w14:paraId="1AE492BE" w14:textId="7F98F35F"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Dutta D, </w:t>
      </w:r>
      <w:proofErr w:type="spellStart"/>
      <w:r w:rsidRPr="0014006E">
        <w:rPr>
          <w:rFonts w:ascii="CMU Sans Serif" w:hAnsi="CMU Sans Serif" w:cs="CMU Sans Serif"/>
          <w:sz w:val="20"/>
          <w:szCs w:val="20"/>
        </w:rPr>
        <w:t>Adsule</w:t>
      </w:r>
      <w:proofErr w:type="spellEnd"/>
      <w:r w:rsidRPr="0014006E">
        <w:rPr>
          <w:rFonts w:ascii="CMU Sans Serif" w:hAnsi="CMU Sans Serif" w:cs="CMU Sans Serif"/>
          <w:sz w:val="20"/>
          <w:szCs w:val="20"/>
        </w:rPr>
        <w:t xml:space="preserve"> R (2025;) "Machines/humans agentic impacts on recruitment and selection practices across organizational contexts". </w:t>
      </w:r>
      <w:r w:rsidRPr="0014006E">
        <w:rPr>
          <w:rFonts w:ascii="CMU Sans Serif" w:hAnsi="CMU Sans Serif" w:cs="CMU Sans Serif"/>
          <w:i/>
          <w:iCs/>
          <w:sz w:val="20"/>
          <w:szCs w:val="20"/>
        </w:rPr>
        <w:t>Personnel Review</w:t>
      </w:r>
      <w:r w:rsidRPr="0014006E">
        <w:rPr>
          <w:rFonts w:ascii="CMU Sans Serif" w:hAnsi="CMU Sans Serif" w:cs="CMU Sans Serif"/>
          <w:sz w:val="20"/>
          <w:szCs w:val="20"/>
        </w:rPr>
        <w:t>, Vol. ahead-of-print No. ahead-of-print. </w:t>
      </w:r>
      <w:hyperlink r:id="rId16" w:tgtFrame="_blank" w:history="1">
        <w:r w:rsidRPr="0014006E">
          <w:rPr>
            <w:rStyle w:val="Hyperlink"/>
            <w:rFonts w:ascii="CMU Sans Serif" w:hAnsi="CMU Sans Serif" w:cs="CMU Sans Serif"/>
            <w:color w:val="auto"/>
            <w:sz w:val="20"/>
            <w:szCs w:val="20"/>
          </w:rPr>
          <w:t>https://doi.org/10.1108/PR-01-2025-0079</w:t>
        </w:r>
      </w:hyperlink>
    </w:p>
    <w:p w14:paraId="4DDE3826"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Dutta, D. and Mishra, S.K. (2021) Predictors of applicant attraction among Gen-X and millennials: evidence from an emerging economy. </w:t>
      </w:r>
      <w:r w:rsidRPr="0014006E">
        <w:rPr>
          <w:rFonts w:ascii="CMU Sans Serif" w:hAnsi="CMU Sans Serif" w:cs="CMU Sans Serif"/>
          <w:i/>
          <w:iCs/>
          <w:sz w:val="20"/>
          <w:szCs w:val="20"/>
        </w:rPr>
        <w:t>International Journal of Manpower</w:t>
      </w:r>
      <w:r w:rsidRPr="0014006E">
        <w:rPr>
          <w:rFonts w:ascii="CMU Sans Serif" w:hAnsi="CMU Sans Serif" w:cs="CMU Sans Serif"/>
          <w:sz w:val="20"/>
          <w:szCs w:val="20"/>
        </w:rPr>
        <w:t>, </w:t>
      </w:r>
      <w:r w:rsidRPr="0014006E">
        <w:rPr>
          <w:rFonts w:ascii="CMU Sans Serif" w:hAnsi="CMU Sans Serif" w:cs="CMU Sans Serif"/>
          <w:i/>
          <w:iCs/>
          <w:sz w:val="20"/>
          <w:szCs w:val="20"/>
        </w:rPr>
        <w:t>42</w:t>
      </w:r>
      <w:r w:rsidRPr="0014006E">
        <w:rPr>
          <w:rFonts w:ascii="CMU Sans Serif" w:hAnsi="CMU Sans Serif" w:cs="CMU Sans Serif"/>
          <w:sz w:val="20"/>
          <w:szCs w:val="20"/>
        </w:rPr>
        <w:t>(8), pp.1479-1499.</w:t>
      </w:r>
    </w:p>
    <w:p w14:paraId="01C09C44" w14:textId="2CF93047" w:rsidR="00857765" w:rsidRPr="0014006E" w:rsidRDefault="00857765" w:rsidP="00C6713D">
      <w:pPr>
        <w:ind w:left="720" w:hanging="720"/>
        <w:jc w:val="both"/>
        <w:rPr>
          <w:rFonts w:ascii="CMU Sans Serif" w:hAnsi="CMU Sans Serif" w:cs="CMU Sans Serif"/>
          <w:sz w:val="20"/>
          <w:szCs w:val="20"/>
        </w:rPr>
      </w:pPr>
      <w:r w:rsidRPr="0014006E">
        <w:rPr>
          <w:rFonts w:ascii="CMU Sans Serif" w:hAnsi="CMU Sans Serif" w:cs="CMU Sans Serif"/>
          <w:sz w:val="20"/>
          <w:szCs w:val="20"/>
        </w:rPr>
        <w:t>Forbes Magazine (2025) ‘</w:t>
      </w:r>
      <w:r w:rsidRPr="0014006E">
        <w:rPr>
          <w:rFonts w:ascii="CMU Sans Serif" w:hAnsi="CMU Sans Serif" w:cs="CMU Sans Serif"/>
          <w:i/>
          <w:iCs/>
          <w:sz w:val="20"/>
          <w:szCs w:val="20"/>
        </w:rPr>
        <w:t>Over Half of Gen Z Identify as Neurodiverse</w:t>
      </w:r>
      <w:r w:rsidRPr="0014006E">
        <w:rPr>
          <w:rFonts w:ascii="CMU Sans Serif" w:hAnsi="CMU Sans Serif" w:cs="CMU Sans Serif"/>
          <w:sz w:val="20"/>
          <w:szCs w:val="20"/>
        </w:rPr>
        <w:t xml:space="preserve">’, Available at : </w:t>
      </w:r>
      <w:hyperlink r:id="rId17" w:history="1">
        <w:r w:rsidRPr="0014006E">
          <w:rPr>
            <w:rStyle w:val="Hyperlink"/>
            <w:rFonts w:ascii="CMU Sans Serif" w:hAnsi="CMU Sans Serif" w:cs="CMU Sans Serif"/>
            <w:color w:val="auto"/>
            <w:sz w:val="20"/>
            <w:szCs w:val="20"/>
          </w:rPr>
          <w:t>https://www.forbes.com/sites/mariaross/2025/09/24/over-half-of-gen-z-identify-as-neurodiverse/</w:t>
        </w:r>
      </w:hyperlink>
      <w:r w:rsidRPr="0014006E">
        <w:rPr>
          <w:rFonts w:ascii="CMU Sans Serif" w:hAnsi="CMU Sans Serif" w:cs="CMU Sans Serif"/>
          <w:sz w:val="20"/>
          <w:szCs w:val="20"/>
        </w:rPr>
        <w:t xml:space="preserve"> (Accessed on 04 December)</w:t>
      </w:r>
    </w:p>
    <w:p w14:paraId="696CA8BE" w14:textId="6EBDDAE6" w:rsidR="00857765" w:rsidRPr="0014006E" w:rsidRDefault="00857765" w:rsidP="00C6713D">
      <w:pPr>
        <w:ind w:left="720" w:hanging="720"/>
        <w:jc w:val="both"/>
        <w:rPr>
          <w:rFonts w:ascii="CMU Sans Serif" w:hAnsi="CMU Sans Serif" w:cs="CMU Sans Serif"/>
          <w:sz w:val="20"/>
          <w:szCs w:val="20"/>
        </w:rPr>
      </w:pPr>
      <w:r w:rsidRPr="0014006E">
        <w:rPr>
          <w:rFonts w:ascii="CMU Sans Serif" w:hAnsi="CMU Sans Serif" w:cs="CMU Sans Serif"/>
          <w:sz w:val="20"/>
          <w:szCs w:val="20"/>
          <w:lang w:val="fr-FR"/>
        </w:rPr>
        <w:t xml:space="preserve">Guest, D.E. </w:t>
      </w:r>
      <w:r w:rsidRPr="0014006E">
        <w:rPr>
          <w:rFonts w:ascii="CMU Sans Serif" w:hAnsi="CMU Sans Serif" w:cs="CMU Sans Serif"/>
          <w:i/>
          <w:iCs/>
          <w:sz w:val="20"/>
          <w:szCs w:val="20"/>
          <w:lang w:val="fr-FR"/>
        </w:rPr>
        <w:t>et al.</w:t>
      </w:r>
      <w:r w:rsidRPr="0014006E">
        <w:rPr>
          <w:rFonts w:ascii="CMU Sans Serif" w:hAnsi="CMU Sans Serif" w:cs="CMU Sans Serif"/>
          <w:sz w:val="20"/>
          <w:szCs w:val="20"/>
          <w:lang w:val="fr-FR"/>
        </w:rPr>
        <w:t xml:space="preserve"> </w:t>
      </w:r>
      <w:r w:rsidRPr="0014006E">
        <w:rPr>
          <w:rFonts w:ascii="CMU Sans Serif" w:hAnsi="CMU Sans Serif" w:cs="CMU Sans Serif"/>
          <w:sz w:val="20"/>
          <w:szCs w:val="20"/>
        </w:rPr>
        <w:t xml:space="preserve">(2021) ‘Signalling theory as a framework for analysing human resource management processes and integrating human resource attribution theories: A conceptual analysis and empirical exploration’, </w:t>
      </w:r>
      <w:r w:rsidRPr="0014006E">
        <w:rPr>
          <w:rFonts w:ascii="CMU Sans Serif" w:hAnsi="CMU Sans Serif" w:cs="CMU Sans Serif"/>
          <w:i/>
          <w:iCs/>
          <w:sz w:val="20"/>
          <w:szCs w:val="20"/>
        </w:rPr>
        <w:t>Human resource management journal</w:t>
      </w:r>
      <w:r w:rsidRPr="0014006E">
        <w:rPr>
          <w:rFonts w:ascii="CMU Sans Serif" w:hAnsi="CMU Sans Serif" w:cs="CMU Sans Serif"/>
          <w:sz w:val="20"/>
          <w:szCs w:val="20"/>
        </w:rPr>
        <w:t>, 31(3), pp. 796–818</w:t>
      </w:r>
    </w:p>
    <w:p w14:paraId="2B16F0F8"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Jones, D.A., </w:t>
      </w:r>
      <w:proofErr w:type="spellStart"/>
      <w:r w:rsidRPr="0014006E">
        <w:rPr>
          <w:rFonts w:ascii="CMU Sans Serif" w:hAnsi="CMU Sans Serif" w:cs="CMU Sans Serif"/>
          <w:sz w:val="20"/>
          <w:szCs w:val="20"/>
        </w:rPr>
        <w:t>Willness</w:t>
      </w:r>
      <w:proofErr w:type="spellEnd"/>
      <w:r w:rsidRPr="0014006E">
        <w:rPr>
          <w:rFonts w:ascii="CMU Sans Serif" w:hAnsi="CMU Sans Serif" w:cs="CMU Sans Serif"/>
          <w:sz w:val="20"/>
          <w:szCs w:val="20"/>
        </w:rPr>
        <w:t>, C.R. and Madey, S. (2014) ‘Why Are Job Seekers Attracted by Corporate Social Performance? Experimental and Field Tests of Three Signal-Based Mechanisms’, </w:t>
      </w:r>
      <w:r w:rsidRPr="0014006E">
        <w:rPr>
          <w:rFonts w:ascii="CMU Sans Serif" w:hAnsi="CMU Sans Serif" w:cs="CMU Sans Serif"/>
          <w:i/>
          <w:iCs/>
          <w:sz w:val="20"/>
          <w:szCs w:val="20"/>
        </w:rPr>
        <w:t>Academy of Management Journal</w:t>
      </w:r>
      <w:r w:rsidRPr="0014006E">
        <w:rPr>
          <w:rFonts w:ascii="CMU Sans Serif" w:hAnsi="CMU Sans Serif" w:cs="CMU Sans Serif"/>
          <w:sz w:val="20"/>
          <w:szCs w:val="20"/>
        </w:rPr>
        <w:t xml:space="preserve">, 57(2), pp. 383–404. </w:t>
      </w:r>
      <w:hyperlink r:id="rId18" w:history="1">
        <w:r w:rsidRPr="0014006E">
          <w:rPr>
            <w:rStyle w:val="Hyperlink"/>
            <w:rFonts w:ascii="CMU Sans Serif" w:hAnsi="CMU Sans Serif" w:cs="CMU Sans Serif"/>
            <w:color w:val="auto"/>
            <w:sz w:val="20"/>
            <w:szCs w:val="20"/>
          </w:rPr>
          <w:t>https://doi:10.5465/amj.2011.0848</w:t>
        </w:r>
      </w:hyperlink>
      <w:r w:rsidRPr="0014006E">
        <w:rPr>
          <w:rFonts w:ascii="CMU Sans Serif" w:hAnsi="CMU Sans Serif" w:cs="CMU Sans Serif"/>
          <w:sz w:val="20"/>
          <w:szCs w:val="20"/>
        </w:rPr>
        <w:t xml:space="preserve"> </w:t>
      </w:r>
    </w:p>
    <w:p w14:paraId="2A273090"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lastRenderedPageBreak/>
        <w:t xml:space="preserve">Khan, M. H., </w:t>
      </w:r>
      <w:proofErr w:type="spellStart"/>
      <w:r w:rsidRPr="0014006E">
        <w:rPr>
          <w:rFonts w:ascii="CMU Sans Serif" w:hAnsi="CMU Sans Serif" w:cs="CMU Sans Serif"/>
          <w:sz w:val="20"/>
          <w:szCs w:val="20"/>
        </w:rPr>
        <w:t>Grabarski</w:t>
      </w:r>
      <w:proofErr w:type="spellEnd"/>
      <w:r w:rsidRPr="0014006E">
        <w:rPr>
          <w:rFonts w:ascii="CMU Sans Serif" w:hAnsi="CMU Sans Serif" w:cs="CMU Sans Serif"/>
          <w:sz w:val="20"/>
          <w:szCs w:val="20"/>
        </w:rPr>
        <w:t xml:space="preserve">, M. K., Ali, M., &amp; Buckmaster, S. (2023). Insights into Creating and Managing an Inclusive Neurodiverse Workplace for Positive Outcomes: A Multistage Theoretical Framework. </w:t>
      </w:r>
      <w:r w:rsidRPr="0014006E">
        <w:rPr>
          <w:rFonts w:ascii="CMU Sans Serif" w:hAnsi="CMU Sans Serif" w:cs="CMU Sans Serif"/>
          <w:i/>
          <w:iCs/>
          <w:sz w:val="20"/>
          <w:szCs w:val="20"/>
        </w:rPr>
        <w:t>Group &amp; Organization Management</w:t>
      </w:r>
      <w:r w:rsidRPr="0014006E">
        <w:rPr>
          <w:rFonts w:ascii="CMU Sans Serif" w:hAnsi="CMU Sans Serif" w:cs="CMU Sans Serif"/>
          <w:sz w:val="20"/>
          <w:szCs w:val="20"/>
        </w:rPr>
        <w:t xml:space="preserve">, </w:t>
      </w:r>
      <w:r w:rsidRPr="0014006E">
        <w:rPr>
          <w:rFonts w:ascii="CMU Sans Serif" w:hAnsi="CMU Sans Serif" w:cs="CMU Sans Serif"/>
          <w:i/>
          <w:iCs/>
          <w:sz w:val="20"/>
          <w:szCs w:val="20"/>
        </w:rPr>
        <w:t>48</w:t>
      </w:r>
      <w:r w:rsidRPr="0014006E">
        <w:rPr>
          <w:rFonts w:ascii="CMU Sans Serif" w:hAnsi="CMU Sans Serif" w:cs="CMU Sans Serif"/>
          <w:sz w:val="20"/>
          <w:szCs w:val="20"/>
        </w:rPr>
        <w:t xml:space="preserve">(5), 1339-1386. </w:t>
      </w:r>
      <w:hyperlink r:id="rId19" w:history="1">
        <w:r w:rsidRPr="0014006E">
          <w:rPr>
            <w:rStyle w:val="Hyperlink"/>
            <w:rFonts w:ascii="CMU Sans Serif" w:hAnsi="CMU Sans Serif" w:cs="CMU Sans Serif"/>
            <w:color w:val="auto"/>
            <w:sz w:val="20"/>
            <w:szCs w:val="20"/>
          </w:rPr>
          <w:t>https://doi.org/10.1177/10596011221133583</w:t>
        </w:r>
      </w:hyperlink>
    </w:p>
    <w:p w14:paraId="67E42972" w14:textId="0156517E" w:rsidR="00857765" w:rsidRPr="0014006E" w:rsidRDefault="00DC27CB"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Laker, B. </w:t>
      </w:r>
      <w:r w:rsidRPr="0014006E">
        <w:rPr>
          <w:rFonts w:ascii="CMU Sans Serif" w:hAnsi="CMU Sans Serif" w:cs="CMU Sans Serif"/>
          <w:i/>
          <w:iCs/>
          <w:sz w:val="20"/>
          <w:szCs w:val="20"/>
        </w:rPr>
        <w:t>et. al.</w:t>
      </w:r>
      <w:r w:rsidRPr="0014006E">
        <w:rPr>
          <w:rFonts w:ascii="CMU Sans Serif" w:hAnsi="CMU Sans Serif" w:cs="CMU Sans Serif"/>
          <w:sz w:val="20"/>
          <w:szCs w:val="20"/>
        </w:rPr>
        <w:t xml:space="preserve"> (2025) ‘To Change Company Culture, Focus on Systems—Not Communication’, </w:t>
      </w:r>
      <w:r w:rsidRPr="0014006E">
        <w:rPr>
          <w:rFonts w:ascii="CMU Sans Serif" w:hAnsi="CMU Sans Serif" w:cs="CMU Sans Serif"/>
          <w:i/>
          <w:iCs/>
          <w:sz w:val="20"/>
          <w:szCs w:val="20"/>
        </w:rPr>
        <w:t xml:space="preserve">Harvard Business Review, </w:t>
      </w:r>
      <w:hyperlink r:id="rId20" w:history="1">
        <w:r w:rsidRPr="0014006E">
          <w:rPr>
            <w:rStyle w:val="Hyperlink"/>
            <w:rFonts w:ascii="CMU Sans Serif" w:hAnsi="CMU Sans Serif" w:cs="CMU Sans Serif"/>
            <w:sz w:val="20"/>
            <w:szCs w:val="20"/>
          </w:rPr>
          <w:t>https://hbr.org/2025/08/to-change-company-culture-focus-on-systems-not-communication</w:t>
        </w:r>
      </w:hyperlink>
      <w:r w:rsidRPr="0014006E">
        <w:rPr>
          <w:rFonts w:ascii="CMU Sans Serif" w:hAnsi="CMU Sans Serif" w:cs="CMU Sans Serif"/>
          <w:sz w:val="20"/>
          <w:szCs w:val="20"/>
        </w:rPr>
        <w:t xml:space="preserve"> </w:t>
      </w:r>
    </w:p>
    <w:p w14:paraId="03550238" w14:textId="6780F5BC" w:rsidR="00857765" w:rsidRPr="0014006E" w:rsidRDefault="00857765" w:rsidP="00C6713D">
      <w:pPr>
        <w:tabs>
          <w:tab w:val="left" w:pos="1560"/>
        </w:tabs>
        <w:ind w:left="510" w:hanging="510"/>
        <w:jc w:val="both"/>
        <w:rPr>
          <w:rFonts w:ascii="CMU Sans Serif" w:hAnsi="CMU Sans Serif" w:cs="CMU Sans Serif"/>
          <w:sz w:val="20"/>
          <w:szCs w:val="20"/>
        </w:rPr>
      </w:pPr>
      <w:proofErr w:type="spellStart"/>
      <w:r w:rsidRPr="0014006E">
        <w:rPr>
          <w:rFonts w:ascii="CMU Sans Serif" w:hAnsi="CMU Sans Serif" w:cs="CMU Sans Serif"/>
          <w:sz w:val="20"/>
          <w:szCs w:val="20"/>
        </w:rPr>
        <w:t>Lup</w:t>
      </w:r>
      <w:proofErr w:type="spellEnd"/>
      <w:r w:rsidRPr="0014006E">
        <w:rPr>
          <w:rFonts w:ascii="CMU Sans Serif" w:hAnsi="CMU Sans Serif" w:cs="CMU Sans Serif"/>
          <w:sz w:val="20"/>
          <w:szCs w:val="20"/>
        </w:rPr>
        <w:t>, D. and Canonico, E. (2024) ‘Bridges and gatekeepers: Employees' willingness to refer qualified candidates on the autism spectrum’, </w:t>
      </w:r>
      <w:r w:rsidRPr="0014006E">
        <w:rPr>
          <w:rFonts w:ascii="CMU Sans Serif" w:hAnsi="CMU Sans Serif" w:cs="CMU Sans Serif"/>
          <w:i/>
          <w:iCs/>
          <w:sz w:val="20"/>
          <w:szCs w:val="20"/>
        </w:rPr>
        <w:t>Human Resource Management</w:t>
      </w:r>
      <w:r w:rsidRPr="0014006E">
        <w:rPr>
          <w:rFonts w:ascii="CMU Sans Serif" w:hAnsi="CMU Sans Serif" w:cs="CMU Sans Serif"/>
          <w:sz w:val="20"/>
          <w:szCs w:val="20"/>
        </w:rPr>
        <w:t>, </w:t>
      </w:r>
      <w:r w:rsidRPr="0014006E">
        <w:rPr>
          <w:rFonts w:ascii="CMU Sans Serif" w:hAnsi="CMU Sans Serif" w:cs="CMU Sans Serif"/>
          <w:i/>
          <w:iCs/>
          <w:sz w:val="20"/>
          <w:szCs w:val="20"/>
        </w:rPr>
        <w:t>63</w:t>
      </w:r>
      <w:r w:rsidRPr="0014006E">
        <w:rPr>
          <w:rFonts w:ascii="CMU Sans Serif" w:hAnsi="CMU Sans Serif" w:cs="CMU Sans Serif"/>
          <w:sz w:val="20"/>
          <w:szCs w:val="20"/>
        </w:rPr>
        <w:t>(6), pp.1025-1043</w:t>
      </w:r>
    </w:p>
    <w:p w14:paraId="6F42CA79"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Miller, H. and Doyle, N. (2025) ‘Signalling a diversity climate: Neurodivergent experiences and perceptions during selection and assessment’, </w:t>
      </w:r>
      <w:r w:rsidRPr="0014006E">
        <w:rPr>
          <w:rFonts w:ascii="CMU Sans Serif" w:hAnsi="CMU Sans Serif" w:cs="CMU Sans Serif"/>
          <w:i/>
          <w:iCs/>
          <w:sz w:val="20"/>
          <w:szCs w:val="20"/>
        </w:rPr>
        <w:t>Journal of occupational and organizational psychology</w:t>
      </w:r>
      <w:r w:rsidRPr="0014006E">
        <w:rPr>
          <w:rFonts w:ascii="CMU Sans Serif" w:hAnsi="CMU Sans Serif" w:cs="CMU Sans Serif"/>
          <w:sz w:val="20"/>
          <w:szCs w:val="20"/>
        </w:rPr>
        <w:t>, 98(3)</w:t>
      </w:r>
    </w:p>
    <w:p w14:paraId="0F75B9A9" w14:textId="048391DC" w:rsidR="00E64F87" w:rsidRPr="0014006E" w:rsidRDefault="00E64F87" w:rsidP="00C6713D">
      <w:pPr>
        <w:ind w:left="720" w:hanging="720"/>
        <w:jc w:val="both"/>
        <w:rPr>
          <w:rFonts w:ascii="CMU Sans Serif" w:hAnsi="CMU Sans Serif" w:cs="CMU Sans Serif"/>
          <w:sz w:val="20"/>
          <w:szCs w:val="20"/>
        </w:rPr>
      </w:pPr>
      <w:r w:rsidRPr="0014006E">
        <w:rPr>
          <w:rFonts w:ascii="CMU Sans Serif" w:hAnsi="CMU Sans Serif" w:cs="CMU Sans Serif"/>
          <w:sz w:val="20"/>
          <w:szCs w:val="20"/>
        </w:rPr>
        <w:t>NatWest Mentor (2025) ‘</w:t>
      </w:r>
      <w:r w:rsidRPr="0014006E">
        <w:rPr>
          <w:rFonts w:ascii="CMU Sans Serif" w:hAnsi="CMU Sans Serif" w:cs="CMU Sans Serif"/>
          <w:i/>
          <w:iCs/>
          <w:sz w:val="20"/>
          <w:szCs w:val="20"/>
        </w:rPr>
        <w:t>Neurodiversity in the Workplace</w:t>
      </w:r>
      <w:r w:rsidRPr="0014006E">
        <w:rPr>
          <w:rFonts w:ascii="CMU Sans Serif" w:hAnsi="CMU Sans Serif" w:cs="CMU Sans Serif"/>
          <w:sz w:val="20"/>
          <w:szCs w:val="20"/>
        </w:rPr>
        <w:t xml:space="preserve">’, Available at: </w:t>
      </w:r>
      <w:hyperlink r:id="rId21" w:history="1">
        <w:r w:rsidRPr="0014006E">
          <w:rPr>
            <w:rStyle w:val="Hyperlink"/>
            <w:rFonts w:ascii="CMU Sans Serif" w:hAnsi="CMU Sans Serif" w:cs="CMU Sans Serif"/>
            <w:color w:val="auto"/>
            <w:sz w:val="20"/>
            <w:szCs w:val="20"/>
          </w:rPr>
          <w:t>https://www.natwestmentor.co.uk/news/neurodiversity-in-the-workplace</w:t>
        </w:r>
      </w:hyperlink>
      <w:r w:rsidRPr="0014006E">
        <w:rPr>
          <w:rFonts w:ascii="CMU Sans Serif" w:hAnsi="CMU Sans Serif" w:cs="CMU Sans Serif"/>
          <w:sz w:val="20"/>
          <w:szCs w:val="20"/>
        </w:rPr>
        <w:t xml:space="preserve"> (Accessed on 04 December)</w:t>
      </w:r>
    </w:p>
    <w:p w14:paraId="413742F4" w14:textId="467F5267" w:rsidR="00E64F87"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Rynes, S. L. and Barber, A. E. (1990). Applicant attraction strategies: An organizational perspective. </w:t>
      </w:r>
      <w:r w:rsidRPr="0014006E">
        <w:rPr>
          <w:rFonts w:ascii="CMU Sans Serif" w:hAnsi="CMU Sans Serif" w:cs="CMU Sans Serif"/>
          <w:i/>
          <w:iCs/>
          <w:sz w:val="20"/>
          <w:szCs w:val="20"/>
        </w:rPr>
        <w:t xml:space="preserve">The Academy of Management Review, </w:t>
      </w:r>
      <w:r w:rsidRPr="0014006E">
        <w:rPr>
          <w:rFonts w:ascii="CMU Sans Serif" w:hAnsi="CMU Sans Serif" w:cs="CMU Sans Serif"/>
          <w:sz w:val="20"/>
          <w:szCs w:val="20"/>
        </w:rPr>
        <w:t>15(2), 286–310</w:t>
      </w:r>
    </w:p>
    <w:p w14:paraId="74ECE28C"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Sarsons, H. (2024), How the other half works: Claudia Goldin's contributions to our understanding of women's labour market outcomes. </w:t>
      </w:r>
      <w:r w:rsidRPr="0014006E">
        <w:rPr>
          <w:rFonts w:ascii="CMU Sans Serif" w:hAnsi="CMU Sans Serif" w:cs="CMU Sans Serif"/>
          <w:i/>
          <w:iCs/>
          <w:sz w:val="20"/>
          <w:szCs w:val="20"/>
        </w:rPr>
        <w:t>Scand. J. of Economics</w:t>
      </w:r>
      <w:r w:rsidRPr="0014006E">
        <w:rPr>
          <w:rFonts w:ascii="CMU Sans Serif" w:hAnsi="CMU Sans Serif" w:cs="CMU Sans Serif"/>
          <w:sz w:val="20"/>
          <w:szCs w:val="20"/>
        </w:rPr>
        <w:t>, 126: pp. 419-439. </w:t>
      </w:r>
      <w:hyperlink r:id="rId22" w:history="1">
        <w:r w:rsidRPr="0014006E">
          <w:rPr>
            <w:rStyle w:val="Hyperlink"/>
            <w:rFonts w:ascii="CMU Sans Serif" w:hAnsi="CMU Sans Serif" w:cs="CMU Sans Serif"/>
            <w:color w:val="auto"/>
            <w:sz w:val="20"/>
            <w:szCs w:val="20"/>
          </w:rPr>
          <w:t>https://doi.org/10.1111/sjoe.12570</w:t>
        </w:r>
      </w:hyperlink>
    </w:p>
    <w:p w14:paraId="3EBC0913"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Spence, M. (1973). Job Market Signaling. </w:t>
      </w:r>
      <w:r w:rsidRPr="0014006E">
        <w:rPr>
          <w:rFonts w:ascii="CMU Sans Serif" w:hAnsi="CMU Sans Serif" w:cs="CMU Sans Serif"/>
          <w:i/>
          <w:iCs/>
          <w:sz w:val="20"/>
          <w:szCs w:val="20"/>
        </w:rPr>
        <w:t>The Quarterly Journal of Economics</w:t>
      </w:r>
      <w:r w:rsidRPr="0014006E">
        <w:rPr>
          <w:rFonts w:ascii="CMU Sans Serif" w:hAnsi="CMU Sans Serif" w:cs="CMU Sans Serif"/>
          <w:sz w:val="20"/>
          <w:szCs w:val="20"/>
        </w:rPr>
        <w:t xml:space="preserve">, </w:t>
      </w:r>
      <w:r w:rsidRPr="0014006E">
        <w:rPr>
          <w:rFonts w:ascii="CMU Sans Serif" w:hAnsi="CMU Sans Serif" w:cs="CMU Sans Serif"/>
          <w:i/>
          <w:iCs/>
          <w:sz w:val="20"/>
          <w:szCs w:val="20"/>
        </w:rPr>
        <w:t>87</w:t>
      </w:r>
      <w:r w:rsidRPr="0014006E">
        <w:rPr>
          <w:rFonts w:ascii="CMU Sans Serif" w:hAnsi="CMU Sans Serif" w:cs="CMU Sans Serif"/>
          <w:sz w:val="20"/>
          <w:szCs w:val="20"/>
        </w:rPr>
        <w:t>(3), 355–374</w:t>
      </w:r>
    </w:p>
    <w:p w14:paraId="5F2D4E54" w14:textId="77777777" w:rsidR="0014006E" w:rsidRDefault="00857765" w:rsidP="0014006E">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Suen, H.-Y., Hung, K.-E. and Tseng, F.-H. (2020) ‘Employer Ratings through Crowdsourcing on social media: An Examination of U.S. Fortune 500 Companies’, </w:t>
      </w:r>
      <w:r w:rsidRPr="0014006E">
        <w:rPr>
          <w:rFonts w:ascii="CMU Sans Serif" w:hAnsi="CMU Sans Serif" w:cs="CMU Sans Serif"/>
          <w:i/>
          <w:iCs/>
          <w:sz w:val="20"/>
          <w:szCs w:val="20"/>
        </w:rPr>
        <w:t>Sustainability</w:t>
      </w:r>
      <w:r w:rsidRPr="0014006E">
        <w:rPr>
          <w:rFonts w:ascii="CMU Sans Serif" w:hAnsi="CMU Sans Serif" w:cs="CMU Sans Serif"/>
          <w:sz w:val="20"/>
          <w:szCs w:val="20"/>
        </w:rPr>
        <w:t xml:space="preserve">, 12(16), p. 6308. Available at: </w:t>
      </w:r>
      <w:hyperlink r:id="rId23" w:history="1">
        <w:r w:rsidRPr="0014006E">
          <w:rPr>
            <w:rStyle w:val="Hyperlink"/>
            <w:rFonts w:ascii="CMU Sans Serif" w:hAnsi="CMU Sans Serif" w:cs="CMU Sans Serif"/>
            <w:color w:val="auto"/>
            <w:sz w:val="20"/>
            <w:szCs w:val="20"/>
          </w:rPr>
          <w:t>https://doi.org/10.3390/su12166308</w:t>
        </w:r>
      </w:hyperlink>
    </w:p>
    <w:p w14:paraId="796BC3A4" w14:textId="4997BC43" w:rsidR="0014006E" w:rsidRPr="0014006E" w:rsidRDefault="0014006E" w:rsidP="0014006E">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 xml:space="preserve">University of Hull Library (2025) ‘Literature Review: Reviewing for Research’, University of Hull Skills Team, Available at: </w:t>
      </w:r>
      <w:hyperlink r:id="rId24" w:history="1">
        <w:r w:rsidRPr="0014006E">
          <w:rPr>
            <w:rStyle w:val="Hyperlink"/>
            <w:rFonts w:ascii="CMU Sans Serif" w:hAnsi="CMU Sans Serif" w:cs="CMU Sans Serif"/>
            <w:sz w:val="20"/>
            <w:szCs w:val="20"/>
          </w:rPr>
          <w:t>https://libguides.hull.ac.uk/literaturereviews/dissertations</w:t>
        </w:r>
      </w:hyperlink>
      <w:r w:rsidRPr="0014006E">
        <w:rPr>
          <w:rFonts w:ascii="CMU Sans Serif" w:hAnsi="CMU Sans Serif" w:cs="CMU Sans Serif"/>
          <w:sz w:val="20"/>
          <w:szCs w:val="20"/>
        </w:rPr>
        <w:t xml:space="preserve"> </w:t>
      </w:r>
      <w:r>
        <w:rPr>
          <w:rFonts w:ascii="CMU Sans Serif" w:hAnsi="CMU Sans Serif" w:cs="CMU Sans Serif"/>
          <w:sz w:val="20"/>
          <w:szCs w:val="20"/>
        </w:rPr>
        <w:t>(Accessed 06 January)</w:t>
      </w:r>
    </w:p>
    <w:p w14:paraId="0DFE97CE"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Vinayak, P. C., Khan, B. M., and Jain, M. C. (2017). Role of signalling theory in potential applicant attraction: an employer branding perspective, </w:t>
      </w:r>
      <w:r w:rsidRPr="0014006E">
        <w:rPr>
          <w:rFonts w:ascii="CMU Sans Serif" w:hAnsi="CMU Sans Serif" w:cs="CMU Sans Serif"/>
          <w:i/>
          <w:iCs/>
          <w:sz w:val="20"/>
          <w:szCs w:val="20"/>
        </w:rPr>
        <w:t>International Journal of Emerging Research in Management and Technology</w:t>
      </w:r>
      <w:r w:rsidRPr="0014006E">
        <w:rPr>
          <w:rFonts w:ascii="CMU Sans Serif" w:hAnsi="CMU Sans Serif" w:cs="CMU Sans Serif"/>
          <w:sz w:val="20"/>
          <w:szCs w:val="20"/>
        </w:rPr>
        <w:t>, </w:t>
      </w:r>
      <w:r w:rsidRPr="0014006E">
        <w:rPr>
          <w:rFonts w:ascii="CMU Sans Serif" w:hAnsi="CMU Sans Serif" w:cs="CMU Sans Serif"/>
          <w:i/>
          <w:iCs/>
          <w:sz w:val="20"/>
          <w:szCs w:val="20"/>
        </w:rPr>
        <w:t>6</w:t>
      </w:r>
      <w:r w:rsidRPr="0014006E">
        <w:rPr>
          <w:rFonts w:ascii="CMU Sans Serif" w:hAnsi="CMU Sans Serif" w:cs="CMU Sans Serif"/>
          <w:sz w:val="20"/>
          <w:szCs w:val="20"/>
        </w:rPr>
        <w:t>(4), pp. 230-233</w:t>
      </w:r>
    </w:p>
    <w:p w14:paraId="7B126E5B"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Vogel, D., Döring, M. and Sievert, M. (2024) ‘Motivational signals in public sector job advertisements and how they relate to attracting and hiring candidates’, </w:t>
      </w:r>
      <w:r w:rsidRPr="0014006E">
        <w:rPr>
          <w:rFonts w:ascii="CMU Sans Serif" w:hAnsi="CMU Sans Serif" w:cs="CMU Sans Serif"/>
          <w:i/>
          <w:iCs/>
          <w:sz w:val="20"/>
          <w:szCs w:val="20"/>
        </w:rPr>
        <w:t>Public Management Review</w:t>
      </w:r>
      <w:r w:rsidRPr="0014006E">
        <w:rPr>
          <w:rFonts w:ascii="CMU Sans Serif" w:hAnsi="CMU Sans Serif" w:cs="CMU Sans Serif"/>
          <w:sz w:val="20"/>
          <w:szCs w:val="20"/>
        </w:rPr>
        <w:t>, </w:t>
      </w:r>
      <w:r w:rsidRPr="0014006E">
        <w:rPr>
          <w:rFonts w:ascii="CMU Sans Serif" w:hAnsi="CMU Sans Serif" w:cs="CMU Sans Serif"/>
          <w:i/>
          <w:iCs/>
          <w:sz w:val="20"/>
          <w:szCs w:val="20"/>
        </w:rPr>
        <w:t>26</w:t>
      </w:r>
      <w:r w:rsidRPr="0014006E">
        <w:rPr>
          <w:rFonts w:ascii="CMU Sans Serif" w:hAnsi="CMU Sans Serif" w:cs="CMU Sans Serif"/>
          <w:sz w:val="20"/>
          <w:szCs w:val="20"/>
        </w:rPr>
        <w:t>(10), pp.2868-2900.</w:t>
      </w:r>
    </w:p>
    <w:p w14:paraId="0D20A5ED" w14:textId="77777777" w:rsidR="00857765" w:rsidRPr="0014006E" w:rsidRDefault="00857765" w:rsidP="00C6713D">
      <w:pPr>
        <w:tabs>
          <w:tab w:val="left" w:pos="1560"/>
        </w:tabs>
        <w:ind w:left="510" w:hanging="510"/>
        <w:jc w:val="both"/>
        <w:rPr>
          <w:rFonts w:ascii="CMU Sans Serif" w:hAnsi="CMU Sans Serif" w:cs="CMU Sans Serif"/>
          <w:sz w:val="20"/>
          <w:szCs w:val="20"/>
        </w:rPr>
      </w:pPr>
      <w:r w:rsidRPr="0014006E">
        <w:rPr>
          <w:rFonts w:ascii="CMU Sans Serif" w:hAnsi="CMU Sans Serif" w:cs="CMU Sans Serif"/>
          <w:sz w:val="20"/>
          <w:szCs w:val="20"/>
        </w:rPr>
        <w:t>Younis RAA, Hammad R (2021), "Employer image, corporate image and organizational attractiveness: the moderating role of social identity consciousness". </w:t>
      </w:r>
      <w:r w:rsidRPr="0014006E">
        <w:rPr>
          <w:rFonts w:ascii="CMU Sans Serif" w:hAnsi="CMU Sans Serif" w:cs="CMU Sans Serif"/>
          <w:i/>
          <w:iCs/>
          <w:sz w:val="20"/>
          <w:szCs w:val="20"/>
        </w:rPr>
        <w:t>Personnel Review</w:t>
      </w:r>
      <w:r w:rsidRPr="0014006E">
        <w:rPr>
          <w:rFonts w:ascii="CMU Sans Serif" w:hAnsi="CMU Sans Serif" w:cs="CMU Sans Serif"/>
          <w:sz w:val="20"/>
          <w:szCs w:val="20"/>
        </w:rPr>
        <w:t>, 50(1), pp. 244–263</w:t>
      </w:r>
    </w:p>
    <w:p w14:paraId="570C795E" w14:textId="1D891D13" w:rsidR="00857765" w:rsidRPr="0014006E" w:rsidRDefault="00E64F87" w:rsidP="00C6713D">
      <w:pPr>
        <w:ind w:left="720" w:hanging="720"/>
        <w:jc w:val="both"/>
        <w:rPr>
          <w:rFonts w:ascii="CMU Sans Serif" w:hAnsi="CMU Sans Serif" w:cs="CMU Sans Serif"/>
          <w:b/>
          <w:bCs/>
          <w:sz w:val="20"/>
          <w:szCs w:val="20"/>
        </w:rPr>
      </w:pPr>
      <w:r w:rsidRPr="0014006E">
        <w:rPr>
          <w:rFonts w:ascii="CMU Sans Serif" w:hAnsi="CMU Sans Serif" w:cs="CMU Sans Serif"/>
          <w:sz w:val="20"/>
          <w:szCs w:val="20"/>
        </w:rPr>
        <w:t>Youth Future’s Foundation (2025) “</w:t>
      </w:r>
      <w:r w:rsidRPr="0014006E">
        <w:rPr>
          <w:rFonts w:ascii="CMU Sans Serif" w:hAnsi="CMU Sans Serif" w:cs="CMU Sans Serif"/>
          <w:i/>
          <w:iCs/>
          <w:sz w:val="20"/>
          <w:szCs w:val="20"/>
        </w:rPr>
        <w:t>Understanding drivers of recent trends in young people’s mental health</w:t>
      </w:r>
      <w:r w:rsidRPr="0014006E">
        <w:rPr>
          <w:rFonts w:ascii="CMU Sans Serif" w:hAnsi="CMU Sans Serif" w:cs="CMU Sans Serif"/>
          <w:sz w:val="20"/>
          <w:szCs w:val="20"/>
        </w:rPr>
        <w:t xml:space="preserve">”, Available at: </w:t>
      </w:r>
      <w:hyperlink r:id="rId25" w:history="1">
        <w:r w:rsidRPr="0014006E">
          <w:rPr>
            <w:rStyle w:val="Hyperlink"/>
            <w:rFonts w:ascii="CMU Sans Serif" w:hAnsi="CMU Sans Serif" w:cs="CMU Sans Serif"/>
            <w:color w:val="auto"/>
            <w:sz w:val="20"/>
            <w:szCs w:val="20"/>
          </w:rPr>
          <w:t>https://youthfuturesfoundation.org/publication/report-understanding-drivers-of-recent-trends-in-young-peoples-mental-health/</w:t>
        </w:r>
      </w:hyperlink>
      <w:r w:rsidRPr="0014006E">
        <w:rPr>
          <w:rFonts w:ascii="CMU Sans Serif" w:hAnsi="CMU Sans Serif" w:cs="CMU Sans Serif"/>
          <w:sz w:val="20"/>
          <w:szCs w:val="20"/>
        </w:rPr>
        <w:t xml:space="preserve"> (Accessed on 30 November)</w:t>
      </w:r>
    </w:p>
    <w:sectPr w:rsidR="00857765" w:rsidRPr="0014006E" w:rsidSect="0051169A">
      <w:footerReference w:type="default" r:id="rId26"/>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4" w:author="Dr Nicola J Bowman" w:date="2025-12-08T12:42:00Z" w:initials="NB">
    <w:p w14:paraId="1EC4C7B5" w14:textId="77777777" w:rsidR="00857765" w:rsidRDefault="00857765" w:rsidP="00857765">
      <w:pPr>
        <w:pStyle w:val="CommentText"/>
      </w:pPr>
      <w:r>
        <w:rPr>
          <w:rStyle w:val="CommentReference"/>
        </w:rPr>
        <w:annotationRef/>
      </w:r>
      <w:r>
        <w:t>Maybe avoid the footnotes and include these in the text?</w:t>
      </w:r>
    </w:p>
  </w:comment>
  <w:comment w:id="115" w:author="Alfred Anate Bodurin Mayaki" w:date="2025-12-23T14:14:00Z" w:initials="AABM">
    <w:p w14:paraId="6F846AF5" w14:textId="77777777" w:rsidR="009D0FA8" w:rsidRDefault="009D0FA8" w:rsidP="009D0FA8">
      <w:pPr>
        <w:pStyle w:val="CommentText"/>
      </w:pPr>
      <w:r>
        <w:rPr>
          <w:rStyle w:val="CommentReference"/>
        </w:rPr>
        <w:annotationRef/>
      </w:r>
      <w:r>
        <w:t>Absolutely. Will do.</w:t>
      </w:r>
    </w:p>
  </w:comment>
  <w:comment w:id="116" w:author="Dr Nicola J Bowman" w:date="2025-12-08T12:43:00Z" w:initials="NB">
    <w:p w14:paraId="7E2E208D" w14:textId="2CB165A4" w:rsidR="00857765" w:rsidRDefault="00857765" w:rsidP="00857765">
      <w:pPr>
        <w:pStyle w:val="CommentText"/>
      </w:pPr>
      <w:r>
        <w:rPr>
          <w:rStyle w:val="CommentReference"/>
        </w:rPr>
        <w:annotationRef/>
      </w:r>
      <w:r>
        <w:t>You have identified some interesting points and some more academic references/valid sources would be good to use for your references here.</w:t>
      </w:r>
    </w:p>
  </w:comment>
  <w:comment w:id="118" w:author="Dr Nicola J Bowman" w:date="2025-12-08T12:44:00Z" w:initials="NB">
    <w:p w14:paraId="4AA3AB19" w14:textId="77777777" w:rsidR="00857765" w:rsidRDefault="00857765" w:rsidP="00857765">
      <w:pPr>
        <w:pStyle w:val="CommentText"/>
      </w:pPr>
      <w:r>
        <w:rPr>
          <w:rStyle w:val="CommentReference"/>
        </w:rPr>
        <w:annotationRef/>
      </w:r>
      <w:r>
        <w:t>These are a good start but these usually come from the literature review so you may need to revisit these as the project progresses - however there are different types of hypothesis to prove and therefore you would usually have a positive and a negative one so you can prove one or the other?</w:t>
      </w:r>
    </w:p>
  </w:comment>
  <w:comment w:id="119" w:author="Dr Nicola J Bowman" w:date="2025-12-08T12:47:00Z" w:initials="NB">
    <w:p w14:paraId="03E7AAE3" w14:textId="77777777" w:rsidR="00857765" w:rsidRDefault="00857765" w:rsidP="00857765">
      <w:pPr>
        <w:pStyle w:val="CommentText"/>
      </w:pPr>
      <w:r>
        <w:rPr>
          <w:rStyle w:val="CommentReference"/>
        </w:rPr>
        <w:annotationRef/>
      </w:r>
      <w:r>
        <w:t>These could also have stronger alignment to your topic in terms of neurodiverse applicants?</w:t>
      </w:r>
    </w:p>
  </w:comment>
  <w:comment w:id="120" w:author="Alfred Anate Bodurin Mayaki" w:date="2025-12-10T08:21:00Z" w:initials="AABM">
    <w:p w14:paraId="699380E8" w14:textId="77777777" w:rsidR="00857765" w:rsidRDefault="00857765" w:rsidP="00857765">
      <w:pPr>
        <w:pStyle w:val="CommentText"/>
      </w:pPr>
      <w:r>
        <w:rPr>
          <w:rStyle w:val="CommentReference"/>
        </w:rPr>
        <w:annotationRef/>
      </w:r>
      <w:r>
        <w:t>“Signalling and Neurodiversity: Do firm SHRM choices substantially influence candidate perceptions of the applicant journey?</w:t>
      </w:r>
    </w:p>
  </w:comment>
  <w:comment w:id="123" w:author="Dr Nicola J Bowman" w:date="2025-12-08T12:45:00Z" w:initials="NB">
    <w:p w14:paraId="5AC53832" w14:textId="77777777" w:rsidR="00857765" w:rsidRDefault="00857765" w:rsidP="00857765">
      <w:pPr>
        <w:pStyle w:val="CommentText"/>
      </w:pPr>
      <w:r>
        <w:rPr>
          <w:rStyle w:val="CommentReference"/>
        </w:rPr>
        <w:annotationRef/>
      </w:r>
      <w:r>
        <w:t>Ok good and try to avoid short sentence and add more why here?  Also remember to support your argument with good quality academic references.</w:t>
      </w:r>
    </w:p>
  </w:comment>
  <w:comment w:id="124" w:author="Dr Nicola J Bowman" w:date="2025-12-08T12:46:00Z" w:initials="NB">
    <w:p w14:paraId="5B09AFED" w14:textId="77777777" w:rsidR="00857765" w:rsidRDefault="00857765" w:rsidP="00857765">
      <w:pPr>
        <w:pStyle w:val="CommentText"/>
      </w:pPr>
      <w:r>
        <w:rPr>
          <w:rStyle w:val="CommentReference"/>
        </w:rPr>
        <w:annotationRef/>
      </w:r>
      <w:r>
        <w:t>Ok - how will you find this data?</w:t>
      </w:r>
    </w:p>
  </w:comment>
  <w:comment w:id="125" w:author="Alfred Anate Bodurin Mayaki" w:date="2025-12-10T09:06:00Z" w:initials="AABM">
    <w:p w14:paraId="1DAF082B" w14:textId="77777777" w:rsidR="00857765" w:rsidRDefault="00857765" w:rsidP="00857765">
      <w:pPr>
        <w:pStyle w:val="CommentText"/>
      </w:pPr>
      <w:r>
        <w:rPr>
          <w:rStyle w:val="CommentReference"/>
        </w:rPr>
        <w:annotationRef/>
      </w:r>
      <w:r>
        <w:t>Initially by scraping my blog which posts regularly on the people moves in energy and real estate then by extending this search to similar public announcements in the same industry.</w:t>
      </w:r>
    </w:p>
  </w:comment>
  <w:comment w:id="126" w:author="Alfred Anate Bodurin Mayaki" w:date="2025-12-10T09:09:00Z" w:initials="AABM">
    <w:p w14:paraId="5ED910C4" w14:textId="77777777" w:rsidR="00857765" w:rsidRDefault="00857765" w:rsidP="00857765">
      <w:pPr>
        <w:pStyle w:val="CommentText"/>
      </w:pPr>
      <w:r>
        <w:rPr>
          <w:rStyle w:val="CommentReference"/>
        </w:rPr>
        <w:annotationRef/>
      </w:r>
      <w:r>
        <w:t>Data on recruitment website might be too specific a measure but maybe available anonymously from specific sources.</w:t>
      </w:r>
    </w:p>
  </w:comment>
  <w:comment w:id="129" w:author="Dr Nicola J Bowman" w:date="2025-12-08T12:46:00Z" w:initials="NB">
    <w:p w14:paraId="4865236B" w14:textId="77777777" w:rsidR="00857765" w:rsidRDefault="00857765" w:rsidP="00857765">
      <w:pPr>
        <w:pStyle w:val="CommentText"/>
      </w:pPr>
      <w:r>
        <w:rPr>
          <w:rStyle w:val="CommentReference"/>
        </w:rPr>
        <w:annotationRef/>
      </w:r>
      <w:r>
        <w:t>Good</w:t>
      </w:r>
    </w:p>
  </w:comment>
  <w:comment w:id="130" w:author="Alfred Anate Bodurin Mayaki" w:date="2025-12-10T09:10:00Z" w:initials="AABM">
    <w:p w14:paraId="6B0C8F25" w14:textId="77777777" w:rsidR="00857765" w:rsidRDefault="00857765" w:rsidP="00857765">
      <w:pPr>
        <w:pStyle w:val="CommentText"/>
      </w:pPr>
      <w:r>
        <w:rPr>
          <w:rStyle w:val="CommentReference"/>
        </w:rPr>
        <w:annotationRef/>
      </w:r>
      <w:r>
        <w:t>Thanks, Nicola.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C4C7B5" w15:done="0"/>
  <w15:commentEx w15:paraId="6F846AF5" w15:paraIdParent="1EC4C7B5" w15:done="0"/>
  <w15:commentEx w15:paraId="7E2E208D" w15:done="0"/>
  <w15:commentEx w15:paraId="4AA3AB19" w15:done="0"/>
  <w15:commentEx w15:paraId="03E7AAE3" w15:paraIdParent="4AA3AB19" w15:done="0"/>
  <w15:commentEx w15:paraId="699380E8" w15:paraIdParent="4AA3AB19" w15:done="0"/>
  <w15:commentEx w15:paraId="5AC53832" w15:done="0"/>
  <w15:commentEx w15:paraId="5B09AFED" w15:done="0"/>
  <w15:commentEx w15:paraId="1DAF082B" w15:paraIdParent="5B09AFED" w15:done="0"/>
  <w15:commentEx w15:paraId="5ED910C4" w15:paraIdParent="5B09AFED" w15:done="0"/>
  <w15:commentEx w15:paraId="4865236B" w15:done="0"/>
  <w15:commentEx w15:paraId="6B0C8F25" w15:paraIdParent="486523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498D3" w16cex:dateUtc="2025-12-08T12:42:00Z"/>
  <w16cex:commentExtensible w16cex:durableId="0CA22FC0" w16cex:dateUtc="2025-12-23T14:14:00Z"/>
  <w16cex:commentExtensible w16cex:durableId="13763083" w16cex:dateUtc="2025-12-08T12:43:00Z"/>
  <w16cex:commentExtensible w16cex:durableId="11F2F077" w16cex:dateUtc="2025-12-08T12:44:00Z"/>
  <w16cex:commentExtensible w16cex:durableId="4BED8FEC" w16cex:dateUtc="2025-12-08T12:47:00Z"/>
  <w16cex:commentExtensible w16cex:durableId="05C2DC2A" w16cex:dateUtc="2025-12-10T08:21:00Z"/>
  <w16cex:commentExtensible w16cex:durableId="35944C72" w16cex:dateUtc="2025-12-08T12:45:00Z"/>
  <w16cex:commentExtensible w16cex:durableId="0D4F316C" w16cex:dateUtc="2025-12-08T12:46:00Z"/>
  <w16cex:commentExtensible w16cex:durableId="75D13904" w16cex:dateUtc="2025-12-10T09:06:00Z"/>
  <w16cex:commentExtensible w16cex:durableId="43B2A153" w16cex:dateUtc="2025-12-10T09:09:00Z"/>
  <w16cex:commentExtensible w16cex:durableId="1BB43A1D" w16cex:dateUtc="2025-12-08T12:46:00Z"/>
  <w16cex:commentExtensible w16cex:durableId="3CD4F97A" w16cex:dateUtc="2025-12-10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C4C7B5" w16cid:durableId="092498D3"/>
  <w16cid:commentId w16cid:paraId="6F846AF5" w16cid:durableId="0CA22FC0"/>
  <w16cid:commentId w16cid:paraId="7E2E208D" w16cid:durableId="13763083"/>
  <w16cid:commentId w16cid:paraId="4AA3AB19" w16cid:durableId="11F2F077"/>
  <w16cid:commentId w16cid:paraId="03E7AAE3" w16cid:durableId="4BED8FEC"/>
  <w16cid:commentId w16cid:paraId="699380E8" w16cid:durableId="05C2DC2A"/>
  <w16cid:commentId w16cid:paraId="5AC53832" w16cid:durableId="35944C72"/>
  <w16cid:commentId w16cid:paraId="5B09AFED" w16cid:durableId="0D4F316C"/>
  <w16cid:commentId w16cid:paraId="1DAF082B" w16cid:durableId="75D13904"/>
  <w16cid:commentId w16cid:paraId="5ED910C4" w16cid:durableId="43B2A153"/>
  <w16cid:commentId w16cid:paraId="4865236B" w16cid:durableId="1BB43A1D"/>
  <w16cid:commentId w16cid:paraId="6B0C8F25" w16cid:durableId="3CD4F9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39107" w14:textId="77777777" w:rsidR="00E45E47" w:rsidRDefault="00E45E47" w:rsidP="00857765">
      <w:pPr>
        <w:spacing w:after="0" w:line="240" w:lineRule="auto"/>
      </w:pPr>
      <w:r>
        <w:separator/>
      </w:r>
    </w:p>
  </w:endnote>
  <w:endnote w:type="continuationSeparator" w:id="0">
    <w:p w14:paraId="1EEEBDCD" w14:textId="77777777" w:rsidR="00E45E47" w:rsidRDefault="00E45E47" w:rsidP="00857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MU Sans Serif">
    <w:panose1 w:val="02000603000000000000"/>
    <w:charset w:val="00"/>
    <w:family w:val="auto"/>
    <w:pitch w:val="variable"/>
    <w:sig w:usb0="E10002FF" w:usb1="5201E9EB" w:usb2="00020004" w:usb3="00000000" w:csb0="000001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967204"/>
      <w:docPartObj>
        <w:docPartGallery w:val="Page Numbers (Bottom of Page)"/>
        <w:docPartUnique/>
      </w:docPartObj>
    </w:sdtPr>
    <w:sdtEndPr>
      <w:rPr>
        <w:noProof/>
      </w:rPr>
    </w:sdtEndPr>
    <w:sdtContent>
      <w:p w14:paraId="2AE2E226" w14:textId="3AFFC204" w:rsidR="007D3882" w:rsidRDefault="007D38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9314EF" w14:textId="77777777" w:rsidR="007D3882" w:rsidRDefault="007D38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AFF43" w14:textId="77777777" w:rsidR="00E45E47" w:rsidRDefault="00E45E47" w:rsidP="00857765">
      <w:pPr>
        <w:spacing w:after="0" w:line="240" w:lineRule="auto"/>
      </w:pPr>
      <w:r>
        <w:separator/>
      </w:r>
    </w:p>
  </w:footnote>
  <w:footnote w:type="continuationSeparator" w:id="0">
    <w:p w14:paraId="35A9536F" w14:textId="77777777" w:rsidR="00E45E47" w:rsidRDefault="00E45E47" w:rsidP="00857765">
      <w:pPr>
        <w:spacing w:after="0" w:line="240" w:lineRule="auto"/>
      </w:pPr>
      <w:r>
        <w:continuationSeparator/>
      </w:r>
    </w:p>
  </w:footnote>
  <w:footnote w:id="1">
    <w:p w14:paraId="712BAEAC" w14:textId="3CCBB49D" w:rsidR="00324663" w:rsidRPr="00B4347F" w:rsidRDefault="00324663" w:rsidP="00104EF1">
      <w:pPr>
        <w:pStyle w:val="FootnoteText"/>
        <w:jc w:val="both"/>
      </w:pPr>
      <w:r>
        <w:rPr>
          <w:rStyle w:val="FootnoteReference"/>
        </w:rPr>
        <w:footnoteRef/>
      </w:r>
      <w:r w:rsidRPr="00B4347F">
        <w:t xml:space="preserve"> </w:t>
      </w:r>
      <w:r w:rsidR="00B4347F" w:rsidRPr="00B4347F">
        <w:t xml:space="preserve">All </w:t>
      </w:r>
      <w:r w:rsidR="00B4347F">
        <w:t xml:space="preserve">author </w:t>
      </w:r>
      <w:r w:rsidR="00B4347F" w:rsidRPr="00B4347F">
        <w:t>cor</w:t>
      </w:r>
      <w:r w:rsidR="00B4347F">
        <w:t>respondence regarding this MSc in HRM thesis proposal should be made to the following e-mail address</w:t>
      </w:r>
      <w:r w:rsidRPr="00B4347F">
        <w:t xml:space="preserve">: </w:t>
      </w:r>
      <w:hyperlink r:id="rId1" w:history="1">
        <w:r w:rsidRPr="00B4347F">
          <w:rPr>
            <w:rStyle w:val="Hyperlink"/>
          </w:rPr>
          <w:t>research.applications@ibrecruitment.com</w:t>
        </w:r>
      </w:hyperlink>
      <w:r w:rsidR="00104EF1">
        <w:t>. The author is a student member of the Royal Economic Society.</w:t>
      </w:r>
    </w:p>
  </w:footnote>
  <w:footnote w:id="2">
    <w:p w14:paraId="5BDC5F06" w14:textId="77777777" w:rsidR="00857765" w:rsidRPr="00224361" w:rsidRDefault="00857765" w:rsidP="00104EF1">
      <w:pPr>
        <w:pStyle w:val="FootnoteText"/>
        <w:jc w:val="both"/>
        <w:rPr>
          <w:sz w:val="18"/>
          <w:szCs w:val="18"/>
        </w:rPr>
      </w:pPr>
      <w:r>
        <w:rPr>
          <w:rStyle w:val="FootnoteReference"/>
        </w:rPr>
        <w:footnoteRef/>
      </w:r>
      <w:r>
        <w:t xml:space="preserve"> </w:t>
      </w:r>
      <w:r>
        <w:rPr>
          <w:sz w:val="18"/>
          <w:szCs w:val="18"/>
        </w:rPr>
        <w:t>I define two specific conditions in-scope of this study: Autism and Bipolar Disorder.</w:t>
      </w:r>
    </w:p>
  </w:footnote>
  <w:footnote w:id="3">
    <w:p w14:paraId="418E74EB" w14:textId="77777777" w:rsidR="00811C16" w:rsidRDefault="00811C16" w:rsidP="00104EF1">
      <w:pPr>
        <w:pStyle w:val="FootnoteText"/>
        <w:jc w:val="both"/>
      </w:pPr>
      <w:r>
        <w:rPr>
          <w:rStyle w:val="FootnoteReference"/>
        </w:rPr>
        <w:footnoteRef/>
      </w:r>
      <w:r>
        <w:t xml:space="preserve"> </w:t>
      </w:r>
      <w:r w:rsidRPr="00CF7CF7">
        <w:rPr>
          <w:sz w:val="18"/>
          <w:szCs w:val="18"/>
        </w:rPr>
        <w:t>As an example of higher-order social structures (other examples incl. organisational culture and organisational role structure).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2B5"/>
    <w:multiLevelType w:val="hybridMultilevel"/>
    <w:tmpl w:val="C1F42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791A2F"/>
    <w:multiLevelType w:val="hybridMultilevel"/>
    <w:tmpl w:val="8A0C90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F67F4F"/>
    <w:multiLevelType w:val="hybridMultilevel"/>
    <w:tmpl w:val="714A8B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186B53"/>
    <w:multiLevelType w:val="hybridMultilevel"/>
    <w:tmpl w:val="B400E79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410D7B"/>
    <w:multiLevelType w:val="hybridMultilevel"/>
    <w:tmpl w:val="DC8A1966"/>
    <w:lvl w:ilvl="0" w:tplc="9C88AB52">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AE2358"/>
    <w:multiLevelType w:val="hybridMultilevel"/>
    <w:tmpl w:val="313E9C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763190F"/>
    <w:multiLevelType w:val="hybridMultilevel"/>
    <w:tmpl w:val="3B56DD9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8002523"/>
    <w:multiLevelType w:val="hybridMultilevel"/>
    <w:tmpl w:val="C67AD9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9B7366"/>
    <w:multiLevelType w:val="hybridMultilevel"/>
    <w:tmpl w:val="C5C478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49D75EF"/>
    <w:multiLevelType w:val="hybridMultilevel"/>
    <w:tmpl w:val="269ED5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86323E8"/>
    <w:multiLevelType w:val="hybridMultilevel"/>
    <w:tmpl w:val="D58285D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C0E4F3D"/>
    <w:multiLevelType w:val="hybridMultilevel"/>
    <w:tmpl w:val="EC20492C"/>
    <w:lvl w:ilvl="0" w:tplc="A260C2AE">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476B81"/>
    <w:multiLevelType w:val="multilevel"/>
    <w:tmpl w:val="FC8A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12913"/>
    <w:multiLevelType w:val="multilevel"/>
    <w:tmpl w:val="CCC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320F1"/>
    <w:multiLevelType w:val="hybridMultilevel"/>
    <w:tmpl w:val="06D0C24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6DF80A5C"/>
    <w:multiLevelType w:val="hybridMultilevel"/>
    <w:tmpl w:val="227C523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529559629">
    <w:abstractNumId w:val="3"/>
  </w:num>
  <w:num w:numId="2" w16cid:durableId="2040466800">
    <w:abstractNumId w:val="7"/>
  </w:num>
  <w:num w:numId="3" w16cid:durableId="1340304127">
    <w:abstractNumId w:val="1"/>
  </w:num>
  <w:num w:numId="4" w16cid:durableId="1512138096">
    <w:abstractNumId w:val="10"/>
  </w:num>
  <w:num w:numId="5" w16cid:durableId="1649553211">
    <w:abstractNumId w:val="2"/>
  </w:num>
  <w:num w:numId="6" w16cid:durableId="807891391">
    <w:abstractNumId w:val="15"/>
  </w:num>
  <w:num w:numId="7" w16cid:durableId="729426662">
    <w:abstractNumId w:val="11"/>
  </w:num>
  <w:num w:numId="8" w16cid:durableId="605891484">
    <w:abstractNumId w:val="8"/>
  </w:num>
  <w:num w:numId="9" w16cid:durableId="1149131816">
    <w:abstractNumId w:val="5"/>
  </w:num>
  <w:num w:numId="10" w16cid:durableId="912161938">
    <w:abstractNumId w:val="6"/>
  </w:num>
  <w:num w:numId="11" w16cid:durableId="1896774179">
    <w:abstractNumId w:val="14"/>
  </w:num>
  <w:num w:numId="12" w16cid:durableId="1262647108">
    <w:abstractNumId w:val="13"/>
  </w:num>
  <w:num w:numId="13" w16cid:durableId="1882472697">
    <w:abstractNumId w:val="12"/>
  </w:num>
  <w:num w:numId="14" w16cid:durableId="1431969139">
    <w:abstractNumId w:val="0"/>
  </w:num>
  <w:num w:numId="15" w16cid:durableId="514802652">
    <w:abstractNumId w:val="4"/>
  </w:num>
  <w:num w:numId="16" w16cid:durableId="109801500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fred Anate Bodurin Mayaki">
    <w15:presenceInfo w15:providerId="None" w15:userId="Alfred Anate Bodurin Mayaki"/>
  </w15:person>
  <w15:person w15:author="Dr Nicola J Bowman">
    <w15:presenceInfo w15:providerId="AD" w15:userId="S::npb@npb3.co.uk::9487878f-2c47-4352-8602-950f2b8ad1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65"/>
    <w:rsid w:val="00007508"/>
    <w:rsid w:val="000135B7"/>
    <w:rsid w:val="00022D11"/>
    <w:rsid w:val="00025340"/>
    <w:rsid w:val="00083322"/>
    <w:rsid w:val="000E7929"/>
    <w:rsid w:val="000F7BCF"/>
    <w:rsid w:val="00104EF1"/>
    <w:rsid w:val="00125759"/>
    <w:rsid w:val="00126DB3"/>
    <w:rsid w:val="0014006E"/>
    <w:rsid w:val="001502F6"/>
    <w:rsid w:val="001645F5"/>
    <w:rsid w:val="00203CE8"/>
    <w:rsid w:val="00217D63"/>
    <w:rsid w:val="002226A5"/>
    <w:rsid w:val="002406B1"/>
    <w:rsid w:val="002471B8"/>
    <w:rsid w:val="00251D8C"/>
    <w:rsid w:val="00265D91"/>
    <w:rsid w:val="002A000D"/>
    <w:rsid w:val="002D46C4"/>
    <w:rsid w:val="002E23B6"/>
    <w:rsid w:val="002E5675"/>
    <w:rsid w:val="002F198B"/>
    <w:rsid w:val="00300F47"/>
    <w:rsid w:val="00317970"/>
    <w:rsid w:val="00324663"/>
    <w:rsid w:val="00331A06"/>
    <w:rsid w:val="00351BDA"/>
    <w:rsid w:val="00363900"/>
    <w:rsid w:val="003A52EB"/>
    <w:rsid w:val="003D5150"/>
    <w:rsid w:val="00404435"/>
    <w:rsid w:val="004617EA"/>
    <w:rsid w:val="00490A56"/>
    <w:rsid w:val="004B5E1E"/>
    <w:rsid w:val="00504446"/>
    <w:rsid w:val="00505BB4"/>
    <w:rsid w:val="00506E81"/>
    <w:rsid w:val="0051169A"/>
    <w:rsid w:val="005606FD"/>
    <w:rsid w:val="00571AFF"/>
    <w:rsid w:val="005C1956"/>
    <w:rsid w:val="005D0AD3"/>
    <w:rsid w:val="005E6213"/>
    <w:rsid w:val="005E7A2F"/>
    <w:rsid w:val="0061341B"/>
    <w:rsid w:val="00633E2D"/>
    <w:rsid w:val="0064645C"/>
    <w:rsid w:val="00682742"/>
    <w:rsid w:val="006B6650"/>
    <w:rsid w:val="00705724"/>
    <w:rsid w:val="00743DF2"/>
    <w:rsid w:val="00781B3B"/>
    <w:rsid w:val="007D29FF"/>
    <w:rsid w:val="007D3882"/>
    <w:rsid w:val="007F3DF9"/>
    <w:rsid w:val="00811C16"/>
    <w:rsid w:val="0082771B"/>
    <w:rsid w:val="00827C78"/>
    <w:rsid w:val="008359C7"/>
    <w:rsid w:val="00857765"/>
    <w:rsid w:val="0086563D"/>
    <w:rsid w:val="00890359"/>
    <w:rsid w:val="00890FCD"/>
    <w:rsid w:val="009139D6"/>
    <w:rsid w:val="0091491E"/>
    <w:rsid w:val="0093312C"/>
    <w:rsid w:val="00981D8F"/>
    <w:rsid w:val="009A0D48"/>
    <w:rsid w:val="009C3281"/>
    <w:rsid w:val="009D0FA8"/>
    <w:rsid w:val="009E2038"/>
    <w:rsid w:val="009E2AB7"/>
    <w:rsid w:val="00A221BF"/>
    <w:rsid w:val="00A24B32"/>
    <w:rsid w:val="00A36452"/>
    <w:rsid w:val="00A36DAD"/>
    <w:rsid w:val="00A41811"/>
    <w:rsid w:val="00A4260C"/>
    <w:rsid w:val="00A56113"/>
    <w:rsid w:val="00AE4C72"/>
    <w:rsid w:val="00B4347F"/>
    <w:rsid w:val="00B43888"/>
    <w:rsid w:val="00BC5FCD"/>
    <w:rsid w:val="00BF0FD4"/>
    <w:rsid w:val="00C50D89"/>
    <w:rsid w:val="00C656AC"/>
    <w:rsid w:val="00C6713D"/>
    <w:rsid w:val="00C709F3"/>
    <w:rsid w:val="00C7713E"/>
    <w:rsid w:val="00C8538D"/>
    <w:rsid w:val="00C92983"/>
    <w:rsid w:val="00CB2586"/>
    <w:rsid w:val="00CD6484"/>
    <w:rsid w:val="00CE0CCD"/>
    <w:rsid w:val="00CF7CF7"/>
    <w:rsid w:val="00D00585"/>
    <w:rsid w:val="00D56D87"/>
    <w:rsid w:val="00D7023F"/>
    <w:rsid w:val="00DC27CB"/>
    <w:rsid w:val="00E063FC"/>
    <w:rsid w:val="00E15F08"/>
    <w:rsid w:val="00E4001C"/>
    <w:rsid w:val="00E45E47"/>
    <w:rsid w:val="00E64F87"/>
    <w:rsid w:val="00E83537"/>
    <w:rsid w:val="00E90A7F"/>
    <w:rsid w:val="00EA18AF"/>
    <w:rsid w:val="00F05F65"/>
    <w:rsid w:val="00F11E62"/>
    <w:rsid w:val="00F33230"/>
    <w:rsid w:val="00F54E9B"/>
    <w:rsid w:val="00F95740"/>
    <w:rsid w:val="00FC49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840B"/>
  <w15:chartTrackingRefBased/>
  <w15:docId w15:val="{8F0CEC6F-A5E3-4623-9AA8-02B94B9C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97B"/>
  </w:style>
  <w:style w:type="paragraph" w:styleId="Heading1">
    <w:name w:val="heading 1"/>
    <w:basedOn w:val="Normal"/>
    <w:next w:val="Normal"/>
    <w:link w:val="Heading1Char"/>
    <w:uiPriority w:val="9"/>
    <w:qFormat/>
    <w:rsid w:val="00857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7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7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65"/>
    <w:rPr>
      <w:rFonts w:eastAsiaTheme="majorEastAsia" w:cstheme="majorBidi"/>
      <w:color w:val="272727" w:themeColor="text1" w:themeTint="D8"/>
    </w:rPr>
  </w:style>
  <w:style w:type="paragraph" w:styleId="Title">
    <w:name w:val="Title"/>
    <w:basedOn w:val="Normal"/>
    <w:next w:val="Normal"/>
    <w:link w:val="TitleChar"/>
    <w:uiPriority w:val="10"/>
    <w:qFormat/>
    <w:rsid w:val="00857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65"/>
    <w:pPr>
      <w:spacing w:before="160"/>
      <w:jc w:val="center"/>
    </w:pPr>
    <w:rPr>
      <w:i/>
      <w:iCs/>
      <w:color w:val="404040" w:themeColor="text1" w:themeTint="BF"/>
    </w:rPr>
  </w:style>
  <w:style w:type="character" w:customStyle="1" w:styleId="QuoteChar">
    <w:name w:val="Quote Char"/>
    <w:basedOn w:val="DefaultParagraphFont"/>
    <w:link w:val="Quote"/>
    <w:uiPriority w:val="29"/>
    <w:rsid w:val="00857765"/>
    <w:rPr>
      <w:i/>
      <w:iCs/>
      <w:color w:val="404040" w:themeColor="text1" w:themeTint="BF"/>
    </w:rPr>
  </w:style>
  <w:style w:type="paragraph" w:styleId="ListParagraph">
    <w:name w:val="List Paragraph"/>
    <w:basedOn w:val="Normal"/>
    <w:uiPriority w:val="34"/>
    <w:qFormat/>
    <w:rsid w:val="00857765"/>
    <w:pPr>
      <w:ind w:left="720"/>
      <w:contextualSpacing/>
    </w:pPr>
  </w:style>
  <w:style w:type="character" w:styleId="IntenseEmphasis">
    <w:name w:val="Intense Emphasis"/>
    <w:basedOn w:val="DefaultParagraphFont"/>
    <w:uiPriority w:val="21"/>
    <w:qFormat/>
    <w:rsid w:val="00857765"/>
    <w:rPr>
      <w:i/>
      <w:iCs/>
      <w:color w:val="0F4761" w:themeColor="accent1" w:themeShade="BF"/>
    </w:rPr>
  </w:style>
  <w:style w:type="paragraph" w:styleId="IntenseQuote">
    <w:name w:val="Intense Quote"/>
    <w:basedOn w:val="Normal"/>
    <w:next w:val="Normal"/>
    <w:link w:val="IntenseQuoteChar"/>
    <w:uiPriority w:val="30"/>
    <w:qFormat/>
    <w:rsid w:val="00857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765"/>
    <w:rPr>
      <w:i/>
      <w:iCs/>
      <w:color w:val="0F4761" w:themeColor="accent1" w:themeShade="BF"/>
    </w:rPr>
  </w:style>
  <w:style w:type="character" w:styleId="IntenseReference">
    <w:name w:val="Intense Reference"/>
    <w:basedOn w:val="DefaultParagraphFont"/>
    <w:uiPriority w:val="32"/>
    <w:qFormat/>
    <w:rsid w:val="00857765"/>
    <w:rPr>
      <w:b/>
      <w:bCs/>
      <w:smallCaps/>
      <w:color w:val="0F4761" w:themeColor="accent1" w:themeShade="BF"/>
      <w:spacing w:val="5"/>
    </w:rPr>
  </w:style>
  <w:style w:type="character" w:styleId="Strong">
    <w:name w:val="Strong"/>
    <w:basedOn w:val="DefaultParagraphFont"/>
    <w:uiPriority w:val="22"/>
    <w:qFormat/>
    <w:rsid w:val="00857765"/>
    <w:rPr>
      <w:b/>
      <w:bCs/>
    </w:rPr>
  </w:style>
  <w:style w:type="character" w:styleId="Hyperlink">
    <w:name w:val="Hyperlink"/>
    <w:basedOn w:val="DefaultParagraphFont"/>
    <w:uiPriority w:val="99"/>
    <w:unhideWhenUsed/>
    <w:rsid w:val="00857765"/>
    <w:rPr>
      <w:color w:val="467886" w:themeColor="hyperlink"/>
      <w:u w:val="single"/>
    </w:rPr>
  </w:style>
  <w:style w:type="paragraph" w:styleId="FootnoteText">
    <w:name w:val="footnote text"/>
    <w:basedOn w:val="Normal"/>
    <w:link w:val="FootnoteTextChar"/>
    <w:uiPriority w:val="99"/>
    <w:semiHidden/>
    <w:unhideWhenUsed/>
    <w:rsid w:val="008577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7765"/>
    <w:rPr>
      <w:sz w:val="20"/>
      <w:szCs w:val="20"/>
    </w:rPr>
  </w:style>
  <w:style w:type="character" w:styleId="FootnoteReference">
    <w:name w:val="footnote reference"/>
    <w:basedOn w:val="DefaultParagraphFont"/>
    <w:uiPriority w:val="99"/>
    <w:semiHidden/>
    <w:unhideWhenUsed/>
    <w:rsid w:val="00857765"/>
    <w:rPr>
      <w:vertAlign w:val="superscript"/>
    </w:rPr>
  </w:style>
  <w:style w:type="character" w:styleId="CommentReference">
    <w:name w:val="annotation reference"/>
    <w:basedOn w:val="DefaultParagraphFont"/>
    <w:uiPriority w:val="99"/>
    <w:semiHidden/>
    <w:unhideWhenUsed/>
    <w:rsid w:val="00857765"/>
    <w:rPr>
      <w:sz w:val="16"/>
      <w:szCs w:val="16"/>
    </w:rPr>
  </w:style>
  <w:style w:type="paragraph" w:styleId="CommentText">
    <w:name w:val="annotation text"/>
    <w:basedOn w:val="Normal"/>
    <w:link w:val="CommentTextChar"/>
    <w:uiPriority w:val="99"/>
    <w:unhideWhenUsed/>
    <w:rsid w:val="00857765"/>
    <w:pPr>
      <w:spacing w:line="240" w:lineRule="auto"/>
    </w:pPr>
    <w:rPr>
      <w:sz w:val="20"/>
      <w:szCs w:val="20"/>
    </w:rPr>
  </w:style>
  <w:style w:type="character" w:customStyle="1" w:styleId="CommentTextChar">
    <w:name w:val="Comment Text Char"/>
    <w:basedOn w:val="DefaultParagraphFont"/>
    <w:link w:val="CommentText"/>
    <w:uiPriority w:val="99"/>
    <w:rsid w:val="00857765"/>
    <w:rPr>
      <w:sz w:val="20"/>
      <w:szCs w:val="20"/>
    </w:rPr>
  </w:style>
  <w:style w:type="paragraph" w:styleId="TOCHeading">
    <w:name w:val="TOC Heading"/>
    <w:basedOn w:val="Heading1"/>
    <w:next w:val="Normal"/>
    <w:uiPriority w:val="39"/>
    <w:unhideWhenUsed/>
    <w:qFormat/>
    <w:rsid w:val="00E64F8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64F87"/>
    <w:pPr>
      <w:spacing w:after="100"/>
      <w:ind w:left="240"/>
    </w:pPr>
  </w:style>
  <w:style w:type="character" w:styleId="UnresolvedMention">
    <w:name w:val="Unresolved Mention"/>
    <w:basedOn w:val="DefaultParagraphFont"/>
    <w:uiPriority w:val="99"/>
    <w:semiHidden/>
    <w:unhideWhenUsed/>
    <w:rsid w:val="00203CE8"/>
    <w:rPr>
      <w:color w:val="605E5C"/>
      <w:shd w:val="clear" w:color="auto" w:fill="E1DFDD"/>
    </w:rPr>
  </w:style>
  <w:style w:type="paragraph" w:styleId="Header">
    <w:name w:val="header"/>
    <w:basedOn w:val="Normal"/>
    <w:link w:val="HeaderChar"/>
    <w:uiPriority w:val="99"/>
    <w:unhideWhenUsed/>
    <w:rsid w:val="007D38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3882"/>
  </w:style>
  <w:style w:type="paragraph" w:styleId="Footer">
    <w:name w:val="footer"/>
    <w:basedOn w:val="Normal"/>
    <w:link w:val="FooterChar"/>
    <w:uiPriority w:val="99"/>
    <w:unhideWhenUsed/>
    <w:rsid w:val="007D38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3882"/>
  </w:style>
  <w:style w:type="paragraph" w:styleId="CommentSubject">
    <w:name w:val="annotation subject"/>
    <w:basedOn w:val="CommentText"/>
    <w:next w:val="CommentText"/>
    <w:link w:val="CommentSubjectChar"/>
    <w:uiPriority w:val="99"/>
    <w:semiHidden/>
    <w:unhideWhenUsed/>
    <w:rsid w:val="009D0FA8"/>
    <w:rPr>
      <w:b/>
      <w:bCs/>
    </w:rPr>
  </w:style>
  <w:style w:type="character" w:customStyle="1" w:styleId="CommentSubjectChar">
    <w:name w:val="Comment Subject Char"/>
    <w:basedOn w:val="CommentTextChar"/>
    <w:link w:val="CommentSubject"/>
    <w:uiPriority w:val="99"/>
    <w:semiHidden/>
    <w:rsid w:val="009D0FA8"/>
    <w:rPr>
      <w:b/>
      <w:bCs/>
      <w:sz w:val="20"/>
      <w:szCs w:val="20"/>
    </w:rPr>
  </w:style>
  <w:style w:type="table" w:styleId="TableGrid">
    <w:name w:val="Table Grid"/>
    <w:basedOn w:val="TableNormal"/>
    <w:uiPriority w:val="39"/>
    <w:rsid w:val="00811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2E5675"/>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6">
    <w:name w:val="Grid Table 2 Accent 6"/>
    <w:basedOn w:val="TableNormal"/>
    <w:uiPriority w:val="47"/>
    <w:rsid w:val="00E15F08"/>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
    <w:name w:val="Grid Table 2"/>
    <w:basedOn w:val="TableNormal"/>
    <w:uiPriority w:val="47"/>
    <w:rsid w:val="00E15F0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E15F0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15F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33E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F957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wisconsin.edu/" TargetMode="External"/><Relationship Id="rId18" Type="http://schemas.openxmlformats.org/officeDocument/2006/relationships/hyperlink" Target="https://doi:10.5465/amj.2011.0848"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natwestmentor.co.uk/news/neurodiversity-in-the-workplace"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www.forbes.com/sites/mariaross/2025/09/24/over-half-of-gen-z-identify-as-neurodiverse/" TargetMode="External"/><Relationship Id="rId25" Type="http://schemas.openxmlformats.org/officeDocument/2006/relationships/hyperlink" Target="https://youthfuturesfoundation.org/publication/report-understanding-drivers-of-recent-trends-in-young-peoples-mental-health/" TargetMode="External"/><Relationship Id="rId2" Type="http://schemas.openxmlformats.org/officeDocument/2006/relationships/numbering" Target="numbering.xml"/><Relationship Id="rId16" Type="http://schemas.openxmlformats.org/officeDocument/2006/relationships/hyperlink" Target="https://doi.org/10.1108/PR-01-2025-0079" TargetMode="External"/><Relationship Id="rId20" Type="http://schemas.openxmlformats.org/officeDocument/2006/relationships/hyperlink" Target="https://hbr.org/2025/08/to-change-company-culture-focus-on-systems-not-communic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libguides.hull.ac.uk/literaturereviews/dissertations" TargetMode="External"/><Relationship Id="rId5" Type="http://schemas.openxmlformats.org/officeDocument/2006/relationships/webSettings" Target="webSettings.xml"/><Relationship Id="rId15" Type="http://schemas.openxmlformats.org/officeDocument/2006/relationships/hyperlink" Target="https://geniuswithin.org/to-get-britain-working-invest-in-people-mayfields-report/" TargetMode="External"/><Relationship Id="rId23" Type="http://schemas.openxmlformats.org/officeDocument/2006/relationships/hyperlink" Target="https://doi.org/10.3390/su12166308" TargetMode="Externa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doi.org/10.1177/10596011221133583"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177/13623613221145377" TargetMode="External"/><Relationship Id="rId22" Type="http://schemas.openxmlformats.org/officeDocument/2006/relationships/hyperlink" Target="https://doi.org/10.1111/sjoe.12570"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research.applications@ibrecruitm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E9591-11B4-4850-A378-A3442804A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4056</Words>
  <Characters>23123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 Anate Bodurin Mayaki</dc:creator>
  <cp:keywords/>
  <dc:description/>
  <cp:lastModifiedBy>Alfred Anate Bodurin Mayaki</cp:lastModifiedBy>
  <cp:revision>4</cp:revision>
  <cp:lastPrinted>2026-01-12T17:19:00Z</cp:lastPrinted>
  <dcterms:created xsi:type="dcterms:W3CDTF">2026-01-13T20:59:00Z</dcterms:created>
  <dcterms:modified xsi:type="dcterms:W3CDTF">2026-01-27T10:03:00Z</dcterms:modified>
</cp:coreProperties>
</file>